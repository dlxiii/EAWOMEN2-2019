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1BB99EB" w14:textId="77777777" w:rsidR="00FC5BD3" w:rsidRDefault="00CC2895">
      <w:pPr>
        <w:rPr>
          <w:rFonts w:ascii="Times New Roman" w:eastAsia="Times New Roman" w:hAnsi="Times New Roman" w:cs="Times New Roman"/>
          <w:i/>
          <w:sz w:val="20"/>
          <w:szCs w:val="20"/>
        </w:rPr>
      </w:pPr>
      <w:r>
        <w:rPr>
          <w:rFonts w:ascii="Times New Roman" w:eastAsia="Times New Roman" w:hAnsi="Times New Roman" w:cs="Times New Roman"/>
          <w:i/>
          <w:sz w:val="20"/>
          <w:szCs w:val="20"/>
        </w:rPr>
        <w:t>The 9</w:t>
      </w:r>
      <w:r>
        <w:rPr>
          <w:rFonts w:ascii="Times New Roman" w:eastAsia="Times New Roman" w:hAnsi="Times New Roman" w:cs="Times New Roman"/>
          <w:i/>
          <w:sz w:val="20"/>
          <w:szCs w:val="20"/>
          <w:vertAlign w:val="superscript"/>
        </w:rPr>
        <w:t>th</w:t>
      </w:r>
      <w:r>
        <w:rPr>
          <w:rFonts w:ascii="Times New Roman" w:eastAsia="Times New Roman" w:hAnsi="Times New Roman" w:cs="Times New Roman"/>
          <w:i/>
          <w:sz w:val="13"/>
          <w:szCs w:val="13"/>
        </w:rPr>
        <w:t xml:space="preserve"> </w:t>
      </w:r>
      <w:r>
        <w:rPr>
          <w:rFonts w:ascii="Times New Roman" w:eastAsia="Times New Roman" w:hAnsi="Times New Roman" w:cs="Times New Roman"/>
          <w:i/>
          <w:sz w:val="20"/>
          <w:szCs w:val="20"/>
        </w:rPr>
        <w:t>East Asian Workshop for Marine Environment and Energy (EAWOMEN</w:t>
      </w:r>
      <w:r>
        <w:rPr>
          <w:rFonts w:ascii="Times New Roman" w:eastAsia="Times New Roman" w:hAnsi="Times New Roman" w:cs="Times New Roman"/>
          <w:i/>
          <w:sz w:val="20"/>
          <w:szCs w:val="20"/>
          <w:vertAlign w:val="superscript"/>
        </w:rPr>
        <w:t xml:space="preserve">2 </w:t>
      </w:r>
      <w:r>
        <w:rPr>
          <w:rFonts w:ascii="Times New Roman" w:eastAsia="Times New Roman" w:hAnsi="Times New Roman" w:cs="Times New Roman"/>
          <w:i/>
          <w:sz w:val="20"/>
          <w:szCs w:val="20"/>
        </w:rPr>
        <w:t>2019)</w:t>
      </w:r>
    </w:p>
    <w:p w14:paraId="250CACF5" w14:textId="77777777" w:rsidR="00FC5BD3" w:rsidRDefault="00CC2895">
      <w:pPr>
        <w:tabs>
          <w:tab w:val="center" w:pos="4252"/>
          <w:tab w:val="right" w:pos="8504"/>
        </w:tabs>
        <w:jc w:val="center"/>
        <w:rPr>
          <w:rFonts w:ascii="Times New Roman" w:eastAsia="Times New Roman" w:hAnsi="Times New Roman" w:cs="Times New Roman"/>
          <w:i/>
          <w:sz w:val="20"/>
          <w:szCs w:val="20"/>
        </w:rPr>
      </w:pPr>
      <w:r>
        <w:rPr>
          <w:rFonts w:ascii="Times New Roman" w:eastAsia="Times New Roman" w:hAnsi="Times New Roman" w:cs="Times New Roman"/>
          <w:i/>
          <w:sz w:val="20"/>
          <w:szCs w:val="20"/>
        </w:rPr>
        <w:t>Osaka, Japan</w:t>
      </w:r>
    </w:p>
    <w:p w14:paraId="7253EBA6" w14:textId="77777777" w:rsidR="00FC5BD3" w:rsidRDefault="00CC2895">
      <w:pPr>
        <w:tabs>
          <w:tab w:val="center" w:pos="4252"/>
          <w:tab w:val="right" w:pos="8504"/>
        </w:tabs>
        <w:jc w:val="center"/>
        <w:rPr>
          <w:rFonts w:ascii="Times New Roman" w:eastAsia="Times New Roman" w:hAnsi="Times New Roman" w:cs="Times New Roman"/>
          <w:i/>
          <w:sz w:val="20"/>
          <w:szCs w:val="20"/>
        </w:rPr>
      </w:pPr>
      <w:r>
        <w:rPr>
          <w:rFonts w:ascii="Times New Roman" w:eastAsia="Times New Roman" w:hAnsi="Times New Roman" w:cs="Times New Roman"/>
          <w:i/>
          <w:sz w:val="20"/>
          <w:szCs w:val="20"/>
        </w:rPr>
        <w:t>October 27-29, 2019</w:t>
      </w:r>
    </w:p>
    <w:p w14:paraId="1884256F" w14:textId="77777777" w:rsidR="00FC5BD3" w:rsidRDefault="00FC5BD3">
      <w:pPr>
        <w:pStyle w:val="Heading1"/>
        <w:jc w:val="both"/>
      </w:pPr>
    </w:p>
    <w:p w14:paraId="209CDCFB" w14:textId="77777777" w:rsidR="00FC5BD3" w:rsidRPr="00F605E5" w:rsidRDefault="00CC2895" w:rsidP="00F605E5">
      <w:pPr>
        <w:pStyle w:val="Title"/>
        <w:spacing w:before="120"/>
        <w:jc w:val="center"/>
        <w:rPr>
          <w:rFonts w:ascii="Times New Roman" w:hAnsi="Times New Roman" w:cs="Times New Roman"/>
          <w:sz w:val="32"/>
          <w:szCs w:val="32"/>
        </w:rPr>
      </w:pPr>
      <w:r w:rsidRPr="00F605E5">
        <w:rPr>
          <w:rFonts w:ascii="Times New Roman" w:hAnsi="Times New Roman" w:cs="Times New Roman"/>
          <w:sz w:val="32"/>
          <w:szCs w:val="32"/>
        </w:rPr>
        <w:t>Sustainability assessment based on the Aquaculture Intensity Index (AII) approach: a case study in Oita prefecture, Japan</w:t>
      </w:r>
    </w:p>
    <w:p w14:paraId="3CD651DD" w14:textId="77777777" w:rsidR="00FC5BD3" w:rsidRDefault="00FC5BD3">
      <w:pPr>
        <w:jc w:val="both"/>
        <w:rPr>
          <w:rFonts w:ascii="Times New Roman" w:eastAsia="Times New Roman" w:hAnsi="Times New Roman" w:cs="Times New Roman"/>
          <w:sz w:val="24"/>
          <w:szCs w:val="24"/>
        </w:rPr>
      </w:pPr>
    </w:p>
    <w:p w14:paraId="050F6C79" w14:textId="77777777" w:rsidR="00FC5BD3" w:rsidRDefault="00CC2895">
      <w:pPr>
        <w:jc w:val="center"/>
        <w:rPr>
          <w:rFonts w:ascii="Times New Roman" w:eastAsia="Times New Roman" w:hAnsi="Times New Roman" w:cs="Times New Roman"/>
          <w:i/>
          <w:sz w:val="24"/>
          <w:szCs w:val="24"/>
        </w:rPr>
      </w:pPr>
      <w:r w:rsidRPr="0059238F">
        <w:rPr>
          <w:rFonts w:ascii="Times New Roman" w:eastAsia="Times New Roman" w:hAnsi="Times New Roman" w:cs="Times New Roman"/>
          <w:i/>
          <w:iCs/>
          <w:sz w:val="24"/>
          <w:szCs w:val="24"/>
          <w:rPrChange w:id="0" w:author="daisuke" w:date="2019-09-16T00:02:00Z">
            <w:rPr>
              <w:rFonts w:ascii="Times New Roman" w:eastAsia="Times New Roman" w:hAnsi="Times New Roman" w:cs="Times New Roman"/>
              <w:sz w:val="24"/>
              <w:szCs w:val="24"/>
            </w:rPr>
          </w:rPrChange>
        </w:rPr>
        <w:t>Hongxia Gao</w:t>
      </w:r>
      <w:r>
        <w:rPr>
          <w:rFonts w:ascii="Times New Roman" w:eastAsia="Times New Roman" w:hAnsi="Times New Roman" w:cs="Times New Roman"/>
          <w:i/>
          <w:sz w:val="24"/>
          <w:szCs w:val="24"/>
        </w:rPr>
        <w:t xml:space="preserve">*, Yulong Wang**, </w:t>
      </w:r>
      <w:proofErr w:type="spellStart"/>
      <w:r>
        <w:rPr>
          <w:rFonts w:ascii="Times New Roman" w:eastAsia="Times New Roman" w:hAnsi="Times New Roman" w:cs="Times New Roman"/>
          <w:i/>
          <w:sz w:val="24"/>
          <w:szCs w:val="24"/>
        </w:rPr>
        <w:t>Shuchuang</w:t>
      </w:r>
      <w:proofErr w:type="spellEnd"/>
      <w:r>
        <w:rPr>
          <w:rFonts w:ascii="Times New Roman" w:eastAsia="Times New Roman" w:hAnsi="Times New Roman" w:cs="Times New Roman"/>
          <w:i/>
          <w:sz w:val="24"/>
          <w:szCs w:val="24"/>
        </w:rPr>
        <w:t xml:space="preserve"> Dong*** and Daisuke Kitazawa*** </w:t>
      </w:r>
    </w:p>
    <w:p w14:paraId="3BC101A0" w14:textId="77777777" w:rsidR="00FC5BD3" w:rsidRDefault="00FC5BD3">
      <w:pPr>
        <w:jc w:val="center"/>
        <w:rPr>
          <w:rFonts w:ascii="Times New Roman" w:eastAsia="Times New Roman" w:hAnsi="Times New Roman" w:cs="Times New Roman"/>
          <w:i/>
          <w:sz w:val="24"/>
          <w:szCs w:val="24"/>
        </w:rPr>
      </w:pPr>
    </w:p>
    <w:p w14:paraId="76681C48" w14:textId="77777777" w:rsidR="00FC5BD3" w:rsidRDefault="00CC2895">
      <w:pPr>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 Department of Systems Innovation, Graduate School of Engineering, The University of Tokyo,</w:t>
      </w:r>
    </w:p>
    <w:p w14:paraId="1311E919" w14:textId="77777777" w:rsidR="00FC5BD3" w:rsidRDefault="00CC2895">
      <w:pPr>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Chiba-ken 277-8574, Japan, hxgao@iis.u-tokyo.ac.jp</w:t>
      </w:r>
    </w:p>
    <w:p w14:paraId="31283023" w14:textId="77777777" w:rsidR="00FC5BD3" w:rsidRDefault="00CC2895">
      <w:pPr>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 Graduate Program in Sustainability Science - Global Leadership Initiative, Graduate School of Frontier Sciences, The University of Tokyo, </w:t>
      </w:r>
    </w:p>
    <w:p w14:paraId="6DCB7033" w14:textId="77777777" w:rsidR="00FC5BD3" w:rsidRDefault="00CC2895">
      <w:pPr>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Chiba-ken 277-8563, Japan, yulong.wang@s.k.u-tokyo.ac.jp</w:t>
      </w:r>
    </w:p>
    <w:p w14:paraId="309C4B4A" w14:textId="77777777" w:rsidR="00FC5BD3" w:rsidRDefault="00CC2895">
      <w:pPr>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***Institute of Industrial Science, The University of Tokyo,</w:t>
      </w:r>
    </w:p>
    <w:p w14:paraId="77012BF9" w14:textId="77777777" w:rsidR="00FC5BD3" w:rsidRDefault="00CC2895">
      <w:pPr>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Chiba-ken 277-8574, Japan, dongsc@iis.u-tokyo.ac.jp, dkita@iis.u-tokyo.ac.jp</w:t>
      </w:r>
    </w:p>
    <w:p w14:paraId="0300E459" w14:textId="77777777" w:rsidR="00FC5BD3" w:rsidRDefault="00FC5BD3">
      <w:pPr>
        <w:jc w:val="both"/>
        <w:rPr>
          <w:rFonts w:ascii="Times New Roman" w:eastAsia="Times New Roman" w:hAnsi="Times New Roman" w:cs="Times New Roman"/>
          <w:sz w:val="24"/>
          <w:szCs w:val="24"/>
        </w:rPr>
      </w:pPr>
    </w:p>
    <w:p w14:paraId="5444EB98" w14:textId="77777777" w:rsidR="00FC5BD3" w:rsidRDefault="00FC5BD3">
      <w:pPr>
        <w:jc w:val="both"/>
        <w:rPr>
          <w:rFonts w:ascii="Times New Roman" w:eastAsia="Times New Roman" w:hAnsi="Times New Roman" w:cs="Times New Roman"/>
          <w:sz w:val="24"/>
          <w:szCs w:val="24"/>
        </w:rPr>
      </w:pPr>
    </w:p>
    <w:p w14:paraId="730F0813" w14:textId="77777777" w:rsidR="00FC5BD3" w:rsidRDefault="00CC2895">
      <w:pPr>
        <w:pStyle w:val="Heading1"/>
        <w:jc w:val="both"/>
      </w:pPr>
      <w:r>
        <w:t>ABSTRACT</w:t>
      </w:r>
    </w:p>
    <w:p w14:paraId="22B5BA4A" w14:textId="77777777" w:rsidR="00FC5BD3" w:rsidRDefault="00FC5BD3">
      <w:pPr>
        <w:jc w:val="both"/>
        <w:rPr>
          <w:rFonts w:ascii="Times New Roman" w:eastAsia="Times New Roman" w:hAnsi="Times New Roman" w:cs="Times New Roman"/>
          <w:sz w:val="24"/>
          <w:szCs w:val="24"/>
        </w:rPr>
      </w:pPr>
    </w:p>
    <w:p w14:paraId="30B86640" w14:textId="3C474767" w:rsidR="00FC5BD3" w:rsidRDefault="00CC289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nutrient load generated by excessive coastal aquaculture farms leads to self-</w:t>
      </w:r>
      <w:commentRangeStart w:id="1"/>
      <w:del w:id="2" w:author="daisuke" w:date="2019-09-16T00:08:00Z">
        <w:r w:rsidDel="0059238F">
          <w:rPr>
            <w:rFonts w:ascii="Times New Roman" w:eastAsia="Times New Roman" w:hAnsi="Times New Roman" w:cs="Times New Roman"/>
            <w:sz w:val="24"/>
            <w:szCs w:val="24"/>
          </w:rPr>
          <w:delText>contamination</w:delText>
        </w:r>
      </w:del>
      <w:ins w:id="3" w:author="daisuke" w:date="2019-09-16T00:08:00Z">
        <w:r w:rsidR="0059238F">
          <w:rPr>
            <w:rFonts w:ascii="Times New Roman" w:eastAsia="Times New Roman" w:hAnsi="Times New Roman" w:cs="Times New Roman"/>
            <w:sz w:val="24"/>
            <w:szCs w:val="24"/>
          </w:rPr>
          <w:t>pollutio</w:t>
        </w:r>
      </w:ins>
      <w:ins w:id="4" w:author="daisuke" w:date="2019-09-16T00:09:00Z">
        <w:r w:rsidR="0059238F">
          <w:rPr>
            <w:rFonts w:ascii="Times New Roman" w:eastAsia="Times New Roman" w:hAnsi="Times New Roman" w:cs="Times New Roman"/>
            <w:sz w:val="24"/>
            <w:szCs w:val="24"/>
          </w:rPr>
          <w:t>n</w:t>
        </w:r>
        <w:commentRangeEnd w:id="1"/>
        <w:r w:rsidR="0059238F">
          <w:rPr>
            <w:rStyle w:val="CommentReference"/>
          </w:rPr>
          <w:commentReference w:id="1"/>
        </w:r>
      </w:ins>
      <w:r>
        <w:rPr>
          <w:rFonts w:ascii="Times New Roman" w:eastAsia="Times New Roman" w:hAnsi="Times New Roman" w:cs="Times New Roman"/>
          <w:sz w:val="24"/>
          <w:szCs w:val="24"/>
        </w:rPr>
        <w:t>, destroying aqua-environment and lead to a decline in aquaculture production. In order to assess the sustainability of coastal aquaculture and estimate the optimal aquaculture intensity in the future, a simplified Aquaculture Intensity Indicator (AII) is proposed</w:t>
      </w:r>
      <w:del w:id="5" w:author="daisuke" w:date="2019-09-16T00:10:00Z">
        <w:r w:rsidDel="0059238F">
          <w:rPr>
            <w:rFonts w:ascii="Times New Roman" w:eastAsia="Times New Roman" w:hAnsi="Times New Roman" w:cs="Times New Roman"/>
            <w:sz w:val="24"/>
            <w:szCs w:val="24"/>
          </w:rPr>
          <w:delText xml:space="preserve">, </w:delText>
        </w:r>
      </w:del>
      <w:ins w:id="6" w:author="daisuke" w:date="2019-09-16T00:10:00Z">
        <w:r w:rsidR="0059238F">
          <w:rPr>
            <w:rFonts w:ascii="Times New Roman" w:eastAsia="Times New Roman" w:hAnsi="Times New Roman" w:cs="Times New Roman"/>
            <w:sz w:val="24"/>
            <w:szCs w:val="24"/>
          </w:rPr>
          <w:t xml:space="preserve">. </w:t>
        </w:r>
      </w:ins>
      <w:del w:id="7" w:author="daisuke" w:date="2019-09-16T00:10:00Z">
        <w:r w:rsidDel="0059238F">
          <w:rPr>
            <w:rFonts w:ascii="Times New Roman" w:eastAsia="Times New Roman" w:hAnsi="Times New Roman" w:cs="Times New Roman"/>
            <w:sz w:val="24"/>
            <w:szCs w:val="24"/>
          </w:rPr>
          <w:delText xml:space="preserve">several </w:delText>
        </w:r>
      </w:del>
      <w:ins w:id="8" w:author="daisuke" w:date="2019-09-16T00:10:00Z">
        <w:r w:rsidR="0059238F">
          <w:rPr>
            <w:rFonts w:ascii="Times New Roman" w:eastAsia="Times New Roman" w:hAnsi="Times New Roman" w:cs="Times New Roman"/>
            <w:sz w:val="24"/>
            <w:szCs w:val="24"/>
          </w:rPr>
          <w:t xml:space="preserve">Several </w:t>
        </w:r>
      </w:ins>
      <w:r>
        <w:rPr>
          <w:rFonts w:ascii="Times New Roman" w:eastAsia="Times New Roman" w:hAnsi="Times New Roman" w:cs="Times New Roman"/>
          <w:sz w:val="24"/>
          <w:szCs w:val="24"/>
        </w:rPr>
        <w:t xml:space="preserve">variables such as annual fish production </w:t>
      </w:r>
      <w:del w:id="9" w:author="daisuke" w:date="2019-09-16T00:11:00Z">
        <w:r w:rsidDel="0059238F">
          <w:rPr>
            <w:rFonts w:ascii="Times New Roman" w:eastAsia="Times New Roman" w:hAnsi="Times New Roman" w:cs="Times New Roman"/>
            <w:sz w:val="24"/>
            <w:szCs w:val="24"/>
          </w:rPr>
          <w:delText>were</w:delText>
        </w:r>
      </w:del>
      <w:ins w:id="10" w:author="daisuke" w:date="2019-09-16T00:11:00Z">
        <w:r w:rsidR="0059238F">
          <w:rPr>
            <w:rFonts w:ascii="Times New Roman" w:eastAsia="Times New Roman" w:hAnsi="Times New Roman" w:cs="Times New Roman"/>
            <w:sz w:val="24"/>
            <w:szCs w:val="24"/>
          </w:rPr>
          <w:t>was</w:t>
        </w:r>
      </w:ins>
      <w:r>
        <w:rPr>
          <w:rFonts w:ascii="Times New Roman" w:eastAsia="Times New Roman" w:hAnsi="Times New Roman" w:cs="Times New Roman"/>
          <w:sz w:val="24"/>
          <w:szCs w:val="24"/>
        </w:rPr>
        <w:t xml:space="preserve"> utilized, of which the deep learning satellite image object detection technology is applied to estimate the number of fish cages. Case study of several aquaculture farms in Oita prefecture found that the fish production model has a high accuracy working with satellite image analysis results</w:t>
      </w:r>
      <w:del w:id="11" w:author="daisuke" w:date="2019-09-16T00:11:00Z">
        <w:r w:rsidDel="0059238F">
          <w:rPr>
            <w:rFonts w:ascii="Times New Roman" w:eastAsia="Times New Roman" w:hAnsi="Times New Roman" w:cs="Times New Roman"/>
            <w:sz w:val="24"/>
            <w:szCs w:val="24"/>
          </w:rPr>
          <w:delText xml:space="preserve">, </w:delText>
        </w:r>
      </w:del>
      <w:ins w:id="12" w:author="daisuke" w:date="2019-09-16T00:11:00Z">
        <w:r w:rsidR="0059238F">
          <w:rPr>
            <w:rFonts w:ascii="Times New Roman" w:eastAsia="Times New Roman" w:hAnsi="Times New Roman" w:cs="Times New Roman"/>
            <w:sz w:val="24"/>
            <w:szCs w:val="24"/>
          </w:rPr>
          <w:t xml:space="preserve">. </w:t>
        </w:r>
      </w:ins>
      <w:del w:id="13" w:author="daisuke" w:date="2019-09-16T00:11:00Z">
        <w:r w:rsidDel="0059238F">
          <w:rPr>
            <w:rFonts w:ascii="Times New Roman" w:eastAsia="Times New Roman" w:hAnsi="Times New Roman" w:cs="Times New Roman"/>
            <w:sz w:val="24"/>
            <w:szCs w:val="24"/>
          </w:rPr>
          <w:delText>furthermore</w:delText>
        </w:r>
      </w:del>
      <w:ins w:id="14" w:author="daisuke" w:date="2019-09-16T00:11:00Z">
        <w:r w:rsidR="0059238F">
          <w:rPr>
            <w:rFonts w:ascii="Times New Roman" w:eastAsia="Times New Roman" w:hAnsi="Times New Roman" w:cs="Times New Roman"/>
            <w:sz w:val="24"/>
            <w:szCs w:val="24"/>
          </w:rPr>
          <w:t>Furthermore</w:t>
        </w:r>
      </w:ins>
      <w:r>
        <w:rPr>
          <w:rFonts w:ascii="Times New Roman" w:eastAsia="Times New Roman" w:hAnsi="Times New Roman" w:cs="Times New Roman"/>
          <w:sz w:val="24"/>
          <w:szCs w:val="24"/>
        </w:rPr>
        <w:t>, the AII of aquaculture farms vary greatly which reach different orders of magnitude.  Current study is the base for the future work to find an optimal AII value to assess the sustainability of fish farms.</w:t>
      </w:r>
    </w:p>
    <w:p w14:paraId="2D377606" w14:textId="77777777" w:rsidR="00FC5BD3" w:rsidRDefault="00FC5BD3">
      <w:pPr>
        <w:jc w:val="both"/>
        <w:rPr>
          <w:rFonts w:ascii="Times New Roman" w:eastAsia="Times New Roman" w:hAnsi="Times New Roman" w:cs="Times New Roman"/>
          <w:sz w:val="24"/>
          <w:szCs w:val="24"/>
        </w:rPr>
      </w:pPr>
    </w:p>
    <w:p w14:paraId="43B796AD" w14:textId="77777777" w:rsidR="00FC5BD3" w:rsidRDefault="00CC2895">
      <w:pPr>
        <w:pStyle w:val="Heading1"/>
        <w:jc w:val="both"/>
      </w:pPr>
      <w:r>
        <w:t>KEYWORDS</w:t>
      </w:r>
    </w:p>
    <w:p w14:paraId="751C4429" w14:textId="77777777" w:rsidR="00FC5BD3" w:rsidRDefault="00FC5BD3">
      <w:pPr>
        <w:pBdr>
          <w:top w:val="nil"/>
          <w:left w:val="nil"/>
          <w:bottom w:val="nil"/>
          <w:right w:val="nil"/>
          <w:between w:val="nil"/>
        </w:pBdr>
        <w:jc w:val="both"/>
        <w:rPr>
          <w:rFonts w:ascii="Times New Roman" w:eastAsia="Times New Roman" w:hAnsi="Times New Roman" w:cs="Times New Roman"/>
          <w:sz w:val="24"/>
          <w:szCs w:val="24"/>
        </w:rPr>
      </w:pPr>
    </w:p>
    <w:p w14:paraId="586FC683" w14:textId="77777777" w:rsidR="00FC5BD3" w:rsidRDefault="00CC2895">
      <w:pPr>
        <w:pBdr>
          <w:top w:val="nil"/>
          <w:left w:val="nil"/>
          <w:bottom w:val="nil"/>
          <w:right w:val="nil"/>
          <w:between w:val="nil"/>
        </w:pBd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Sustainability assessment; Aquaculture intensity index (AII); Fish production model; Satellite image object detection.</w:t>
      </w:r>
    </w:p>
    <w:p w14:paraId="531F85E7" w14:textId="77777777" w:rsidR="00FC5BD3" w:rsidRDefault="00FC5BD3">
      <w:pPr>
        <w:pBdr>
          <w:top w:val="nil"/>
          <w:left w:val="nil"/>
          <w:bottom w:val="nil"/>
          <w:right w:val="nil"/>
          <w:between w:val="nil"/>
        </w:pBdr>
        <w:jc w:val="both"/>
        <w:rPr>
          <w:rFonts w:ascii="Times New Roman" w:eastAsia="Times New Roman" w:hAnsi="Times New Roman" w:cs="Times New Roman"/>
          <w:color w:val="FF0000"/>
          <w:sz w:val="24"/>
          <w:szCs w:val="24"/>
        </w:rPr>
      </w:pPr>
    </w:p>
    <w:p w14:paraId="7B60C17C" w14:textId="77777777" w:rsidR="00FC5BD3" w:rsidRDefault="00FC5BD3">
      <w:pPr>
        <w:jc w:val="both"/>
        <w:rPr>
          <w:rFonts w:ascii="Times New Roman" w:eastAsia="Times New Roman" w:hAnsi="Times New Roman" w:cs="Times New Roman"/>
          <w:sz w:val="24"/>
          <w:szCs w:val="24"/>
        </w:rPr>
      </w:pPr>
    </w:p>
    <w:p w14:paraId="49EBB8B1" w14:textId="77777777" w:rsidR="00FC5BD3" w:rsidRDefault="00CC2895">
      <w:pPr>
        <w:pStyle w:val="Heading1"/>
        <w:jc w:val="both"/>
      </w:pPr>
      <w:r>
        <w:rPr>
          <w:smallCaps/>
        </w:rPr>
        <w:t>INTRODUCTION</w:t>
      </w:r>
    </w:p>
    <w:p w14:paraId="731947DF" w14:textId="77777777" w:rsidR="00FC5BD3" w:rsidRDefault="00FC5BD3">
      <w:pPr>
        <w:jc w:val="both"/>
        <w:rPr>
          <w:rFonts w:ascii="Times New Roman" w:eastAsia="Times New Roman" w:hAnsi="Times New Roman" w:cs="Times New Roman"/>
          <w:sz w:val="24"/>
          <w:szCs w:val="24"/>
        </w:rPr>
      </w:pPr>
    </w:p>
    <w:p w14:paraId="2BE73398" w14:textId="4BA0BAA4" w:rsidR="00FC5BD3" w:rsidRDefault="00CC289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recent years, coastal aquaculture production has increased rapidly with causing the </w:t>
      </w:r>
      <w:del w:id="15" w:author="daisuke" w:date="2019-09-16T00:12:00Z">
        <w:r w:rsidDel="00B47974">
          <w:rPr>
            <w:rFonts w:ascii="Times New Roman" w:eastAsia="Times New Roman" w:hAnsi="Times New Roman" w:cs="Times New Roman"/>
            <w:sz w:val="24"/>
            <w:szCs w:val="24"/>
          </w:rPr>
          <w:delText xml:space="preserve">contamination </w:delText>
        </w:r>
      </w:del>
      <w:ins w:id="16" w:author="daisuke" w:date="2019-09-16T00:12:00Z">
        <w:r w:rsidR="00B47974">
          <w:rPr>
            <w:rFonts w:ascii="Times New Roman" w:eastAsia="Times New Roman" w:hAnsi="Times New Roman" w:cs="Times New Roman"/>
            <w:sz w:val="24"/>
            <w:szCs w:val="24"/>
          </w:rPr>
          <w:t xml:space="preserve">pollution </w:t>
        </w:r>
      </w:ins>
      <w:r>
        <w:rPr>
          <w:rFonts w:ascii="Times New Roman" w:eastAsia="Times New Roman" w:hAnsi="Times New Roman" w:cs="Times New Roman"/>
          <w:sz w:val="24"/>
          <w:szCs w:val="24"/>
        </w:rPr>
        <w:t>problem</w:t>
      </w:r>
      <w:del w:id="17" w:author="daisuke" w:date="2019-09-16T00:12:00Z">
        <w:r w:rsidDel="00B47974">
          <w:rPr>
            <w:rFonts w:ascii="Times New Roman" w:eastAsia="Times New Roman" w:hAnsi="Times New Roman" w:cs="Times New Roman"/>
            <w:sz w:val="24"/>
            <w:szCs w:val="24"/>
          </w:rPr>
          <w:delText xml:space="preserve">, </w:delText>
        </w:r>
      </w:del>
      <w:ins w:id="18" w:author="daisuke" w:date="2019-09-16T00:12:00Z">
        <w:r w:rsidR="00B47974">
          <w:rPr>
            <w:rFonts w:ascii="Times New Roman" w:eastAsia="Times New Roman" w:hAnsi="Times New Roman" w:cs="Times New Roman"/>
            <w:sz w:val="24"/>
            <w:szCs w:val="24"/>
          </w:rPr>
          <w:t xml:space="preserve">. </w:t>
        </w:r>
      </w:ins>
      <w:del w:id="19" w:author="daisuke" w:date="2019-09-16T00:12:00Z">
        <w:r w:rsidDel="00B47974">
          <w:rPr>
            <w:rFonts w:ascii="Times New Roman" w:eastAsia="Times New Roman" w:hAnsi="Times New Roman" w:cs="Times New Roman"/>
            <w:sz w:val="24"/>
            <w:szCs w:val="24"/>
          </w:rPr>
          <w:delText xml:space="preserve">the </w:delText>
        </w:r>
      </w:del>
      <w:ins w:id="20" w:author="daisuke" w:date="2019-09-16T00:12:00Z">
        <w:r w:rsidR="00B47974">
          <w:rPr>
            <w:rFonts w:ascii="Times New Roman" w:eastAsia="Times New Roman" w:hAnsi="Times New Roman" w:cs="Times New Roman"/>
            <w:sz w:val="24"/>
            <w:szCs w:val="24"/>
          </w:rPr>
          <w:t xml:space="preserve">The </w:t>
        </w:r>
      </w:ins>
      <w:r>
        <w:rPr>
          <w:rFonts w:ascii="Times New Roman" w:eastAsia="Times New Roman" w:hAnsi="Times New Roman" w:cs="Times New Roman"/>
          <w:sz w:val="24"/>
          <w:szCs w:val="24"/>
        </w:rPr>
        <w:t xml:space="preserve">intensity of aquaculture in coastal areas has been a key variable of the red tides and </w:t>
      </w:r>
      <w:ins w:id="21" w:author="daisuke" w:date="2019-09-16T00:13:00Z">
        <w:r w:rsidR="00B47974">
          <w:rPr>
            <w:rFonts w:ascii="Times New Roman" w:eastAsia="Times New Roman" w:hAnsi="Times New Roman" w:cs="Times New Roman"/>
            <w:sz w:val="24"/>
            <w:szCs w:val="24"/>
          </w:rPr>
          <w:t xml:space="preserve">hypoxic or </w:t>
        </w:r>
      </w:ins>
      <w:r>
        <w:rPr>
          <w:rFonts w:ascii="Times New Roman" w:eastAsia="Times New Roman" w:hAnsi="Times New Roman" w:cs="Times New Roman"/>
          <w:sz w:val="24"/>
          <w:szCs w:val="24"/>
        </w:rPr>
        <w:t>anoxic water masses occurrence. As Club of Rome indicated</w:t>
      </w:r>
      <w:r w:rsidR="00F605E5" w:rsidRPr="00F605E5">
        <w:rPr>
          <w:rFonts w:ascii="Times New Roman" w:eastAsia="Times New Roman" w:hAnsi="Times New Roman" w:cs="Times New Roman"/>
          <w:sz w:val="24"/>
          <w:szCs w:val="24"/>
          <w:vertAlign w:val="superscript"/>
        </w:rPr>
        <w:t xml:space="preserve"> </w:t>
      </w:r>
      <w:r>
        <w:rPr>
          <w:rFonts w:ascii="Times New Roman" w:eastAsia="Times New Roman" w:hAnsi="Times New Roman" w:cs="Times New Roman"/>
          <w:sz w:val="24"/>
          <w:szCs w:val="24"/>
          <w:vertAlign w:val="superscript"/>
        </w:rPr>
        <w:t>[1]</w:t>
      </w:r>
      <w:r>
        <w:rPr>
          <w:rFonts w:ascii="Times New Roman" w:eastAsia="Times New Roman" w:hAnsi="Times New Roman" w:cs="Times New Roman"/>
          <w:sz w:val="24"/>
          <w:szCs w:val="24"/>
        </w:rPr>
        <w:t xml:space="preserve">, the increase in aquaculture intensity does not lead to a linear increase in fisheries, and even leads to a reduction in production. </w:t>
      </w:r>
      <w:del w:id="22" w:author="daisuke" w:date="2019-09-16T00:13:00Z">
        <w:r w:rsidDel="00B47974">
          <w:rPr>
            <w:rFonts w:ascii="Times New Roman" w:eastAsia="Times New Roman" w:hAnsi="Times New Roman" w:cs="Times New Roman"/>
            <w:sz w:val="24"/>
            <w:szCs w:val="24"/>
          </w:rPr>
          <w:delText xml:space="preserve">Determine </w:delText>
        </w:r>
      </w:del>
      <w:ins w:id="23" w:author="daisuke" w:date="2019-09-16T00:13:00Z">
        <w:r w:rsidR="00B47974">
          <w:rPr>
            <w:rFonts w:ascii="Times New Roman" w:eastAsia="Times New Roman" w:hAnsi="Times New Roman" w:cs="Times New Roman"/>
            <w:sz w:val="24"/>
            <w:szCs w:val="24"/>
          </w:rPr>
          <w:t xml:space="preserve">Determining </w:t>
        </w:r>
      </w:ins>
      <w:r>
        <w:rPr>
          <w:rFonts w:ascii="Times New Roman" w:eastAsia="Times New Roman" w:hAnsi="Times New Roman" w:cs="Times New Roman"/>
          <w:sz w:val="24"/>
          <w:szCs w:val="24"/>
        </w:rPr>
        <w:t xml:space="preserve">the optimum aquaculture intensity is important for the sustainable development of aquaculture. </w:t>
      </w:r>
    </w:p>
    <w:p w14:paraId="5FB3122D" w14:textId="77777777" w:rsidR="00FC5BD3" w:rsidRDefault="00FC5BD3">
      <w:pPr>
        <w:jc w:val="both"/>
        <w:rPr>
          <w:rFonts w:ascii="Times New Roman" w:eastAsia="Times New Roman" w:hAnsi="Times New Roman" w:cs="Times New Roman"/>
          <w:sz w:val="24"/>
          <w:szCs w:val="24"/>
        </w:rPr>
      </w:pPr>
    </w:p>
    <w:p w14:paraId="73CD3EE2" w14:textId="4525271D" w:rsidR="00FC5BD3" w:rsidRDefault="00CC289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Many coupled numerical models of hydrodynamics and ecosystems in coastal waters have been developed to make estimations. For instance, a three-dimensional (3D) ocean model coupled with ecosystem and individual-based </w:t>
      </w:r>
      <w:proofErr w:type="spellStart"/>
      <w:r>
        <w:rPr>
          <w:rFonts w:ascii="Times New Roman" w:eastAsia="Times New Roman" w:hAnsi="Times New Roman" w:cs="Times New Roman"/>
          <w:sz w:val="24"/>
          <w:szCs w:val="24"/>
        </w:rPr>
        <w:t>submodels</w:t>
      </w:r>
      <w:proofErr w:type="spellEnd"/>
      <w:r>
        <w:rPr>
          <w:rFonts w:ascii="Times New Roman" w:eastAsia="Times New Roman" w:hAnsi="Times New Roman" w:cs="Times New Roman"/>
          <w:sz w:val="24"/>
          <w:szCs w:val="24"/>
        </w:rPr>
        <w:t>,</w:t>
      </w:r>
      <w:r>
        <w:t xml:space="preserve"> </w:t>
      </w:r>
      <w:r>
        <w:rPr>
          <w:rFonts w:ascii="Times New Roman" w:eastAsia="Times New Roman" w:hAnsi="Times New Roman" w:cs="Times New Roman"/>
          <w:sz w:val="24"/>
          <w:szCs w:val="24"/>
        </w:rPr>
        <w:t>Marine Environmental Committee (MEC)</w:t>
      </w:r>
      <w:r w:rsidR="00F605E5" w:rsidRPr="00F605E5">
        <w:rPr>
          <w:rFonts w:ascii="Times New Roman" w:eastAsia="Times New Roman" w:hAnsi="Times New Roman" w:cs="Times New Roman"/>
          <w:sz w:val="24"/>
          <w:szCs w:val="24"/>
          <w:vertAlign w:val="superscript"/>
        </w:rPr>
        <w:t xml:space="preserve"> </w:t>
      </w:r>
      <w:r>
        <w:rPr>
          <w:rFonts w:ascii="Times New Roman" w:eastAsia="Times New Roman" w:hAnsi="Times New Roman" w:cs="Times New Roman"/>
          <w:sz w:val="24"/>
          <w:szCs w:val="24"/>
          <w:vertAlign w:val="superscript"/>
        </w:rPr>
        <w:t>[2-3]</w:t>
      </w:r>
      <w:r>
        <w:rPr>
          <w:rFonts w:ascii="Times New Roman" w:eastAsia="Times New Roman" w:hAnsi="Times New Roman" w:cs="Times New Roman"/>
          <w:sz w:val="24"/>
          <w:szCs w:val="24"/>
        </w:rPr>
        <w:t xml:space="preserve">, was developed to explore the aquaculture capacity, biochemical impact and ecological footprint. In these </w:t>
      </w:r>
      <w:r>
        <w:rPr>
          <w:rFonts w:ascii="Times New Roman" w:eastAsia="Times New Roman" w:hAnsi="Times New Roman" w:cs="Times New Roman"/>
          <w:sz w:val="24"/>
          <w:szCs w:val="24"/>
        </w:rPr>
        <w:lastRenderedPageBreak/>
        <w:t>models, topography, tides, currents,</w:t>
      </w:r>
      <w:r>
        <w:rPr>
          <w:rFonts w:ascii="MS Mincho" w:eastAsia="MS Mincho" w:hAnsi="MS Mincho" w:cs="MS Mincho"/>
          <w:sz w:val="24"/>
          <w:szCs w:val="24"/>
        </w:rPr>
        <w:t xml:space="preserve"> </w:t>
      </w:r>
      <w:r>
        <w:rPr>
          <w:rFonts w:ascii="Times New Roman" w:eastAsia="Times New Roman" w:hAnsi="Times New Roman" w:cs="Times New Roman"/>
          <w:sz w:val="24"/>
          <w:szCs w:val="24"/>
        </w:rPr>
        <w:t xml:space="preserve">surface forcing, and river boundaries need to be delicately configured, meanwhile, the application of an ecosystem </w:t>
      </w:r>
      <w:proofErr w:type="spellStart"/>
      <w:r>
        <w:rPr>
          <w:rFonts w:ascii="Times New Roman" w:eastAsia="Times New Roman" w:hAnsi="Times New Roman" w:cs="Times New Roman"/>
          <w:sz w:val="24"/>
          <w:szCs w:val="24"/>
        </w:rPr>
        <w:t>submodel</w:t>
      </w:r>
      <w:proofErr w:type="spellEnd"/>
      <w:r>
        <w:rPr>
          <w:rFonts w:ascii="Times New Roman" w:eastAsia="Times New Roman" w:hAnsi="Times New Roman" w:cs="Times New Roman"/>
          <w:sz w:val="24"/>
          <w:szCs w:val="24"/>
        </w:rPr>
        <w:t xml:space="preserve"> should consider regional specificity, and large-scale temporal and spatial dynamic prediction are not easy. In general, applying a sophisticated simulation is time consuming and tedious for data preparation, and it is still difficult to make a regional evaluation for collections of fisheries farms based on limited data. On the other hand, current published statistical database on annual aquaculture production, the Marine Aquaculture Production Statistics</w:t>
      </w:r>
      <w:del w:id="24" w:author="daisuke" w:date="2019-09-16T00:16:00Z">
        <w:r w:rsidDel="00B47974">
          <w:rPr>
            <w:rFonts w:ascii="Times New Roman" w:eastAsia="Times New Roman" w:hAnsi="Times New Roman" w:cs="Times New Roman"/>
            <w:sz w:val="24"/>
            <w:szCs w:val="24"/>
          </w:rPr>
          <w:delText xml:space="preserve"> (</w:delText>
        </w:r>
        <w:r w:rsidDel="00B47974">
          <w:rPr>
            <w:rFonts w:ascii="MS Mincho" w:eastAsia="MS Mincho" w:hAnsi="MS Mincho" w:cs="MS Mincho"/>
            <w:sz w:val="22"/>
            <w:szCs w:val="22"/>
          </w:rPr>
          <w:delText>海面漁業生産統計調査</w:delText>
        </w:r>
        <w:r w:rsidDel="00B47974">
          <w:rPr>
            <w:rFonts w:ascii="Gungsuh" w:eastAsia="Gungsuh" w:hAnsi="Gungsuh" w:cs="Gungsuh"/>
            <w:sz w:val="24"/>
            <w:szCs w:val="24"/>
          </w:rPr>
          <w:delText>)</w:delText>
        </w:r>
      </w:del>
      <w:r w:rsidR="00F605E5" w:rsidRPr="00F605E5">
        <w:rPr>
          <w:rFonts w:ascii="Times New Roman" w:eastAsia="Times New Roman" w:hAnsi="Times New Roman" w:cs="Times New Roman"/>
          <w:sz w:val="24"/>
          <w:szCs w:val="24"/>
          <w:vertAlign w:val="superscript"/>
        </w:rPr>
        <w:t xml:space="preserve"> </w:t>
      </w:r>
      <w:r>
        <w:rPr>
          <w:rFonts w:ascii="Times New Roman" w:eastAsia="Times New Roman" w:hAnsi="Times New Roman" w:cs="Times New Roman"/>
          <w:sz w:val="24"/>
          <w:szCs w:val="24"/>
          <w:vertAlign w:val="superscript"/>
        </w:rPr>
        <w:t>[4]</w:t>
      </w:r>
      <w:r>
        <w:rPr>
          <w:rFonts w:ascii="Times New Roman" w:eastAsia="Times New Roman" w:hAnsi="Times New Roman" w:cs="Times New Roman"/>
          <w:sz w:val="24"/>
          <w:szCs w:val="24"/>
        </w:rPr>
        <w:t>, have detailed statistics records over years but focuses on administrative division rather than fishery farm division. It surveyed the production of both fishery and aquaculture, from the category of inland, sea surface, coastal, offshore, and pelagic. However, the accuracy of such production data cannot be used to assess in fishery farm level, which leaves difficulties to estimate the farm intensity.</w:t>
      </w:r>
    </w:p>
    <w:p w14:paraId="23F24B94" w14:textId="77777777" w:rsidR="00FC5BD3" w:rsidRDefault="00FC5BD3">
      <w:pPr>
        <w:jc w:val="both"/>
        <w:rPr>
          <w:rFonts w:ascii="SimSun" w:hAnsi="SimSun" w:cs="SimSun"/>
          <w:sz w:val="24"/>
          <w:szCs w:val="24"/>
        </w:rPr>
      </w:pPr>
    </w:p>
    <w:p w14:paraId="214A40C3" w14:textId="08AF04C6" w:rsidR="00FC5BD3" w:rsidRDefault="00CC289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construction and application of an appropriate index determines the feasibility of assessing the aquaculture sustainability. A Sealing Index of Bay</w:t>
      </w:r>
      <w:r w:rsidR="00F605E5" w:rsidRPr="00F605E5">
        <w:rPr>
          <w:rFonts w:ascii="Times New Roman" w:eastAsia="Times New Roman" w:hAnsi="Times New Roman" w:cs="Times New Roman"/>
          <w:sz w:val="24"/>
          <w:szCs w:val="24"/>
          <w:vertAlign w:val="superscript"/>
        </w:rPr>
        <w:t xml:space="preserve"> </w:t>
      </w:r>
      <w:r>
        <w:rPr>
          <w:rFonts w:ascii="Times New Roman" w:eastAsia="Times New Roman" w:hAnsi="Times New Roman" w:cs="Times New Roman"/>
          <w:sz w:val="24"/>
          <w:szCs w:val="24"/>
          <w:vertAlign w:val="superscript"/>
        </w:rPr>
        <w:t>[5]</w:t>
      </w:r>
      <w:r>
        <w:rPr>
          <w:rFonts w:ascii="Times New Roman" w:eastAsia="Times New Roman" w:hAnsi="Times New Roman" w:cs="Times New Roman"/>
          <w:sz w:val="24"/>
          <w:szCs w:val="24"/>
        </w:rPr>
        <w:t xml:space="preserve"> was proposed to evaluate the closure of the offshore bays of Japan, which had experienced frequent red tides </w:t>
      </w:r>
      <w:del w:id="25" w:author="daisuke" w:date="2019-09-16T00:18:00Z">
        <w:r w:rsidDel="00B47974">
          <w:rPr>
            <w:rFonts w:ascii="Times New Roman" w:eastAsia="Times New Roman" w:hAnsi="Times New Roman" w:cs="Times New Roman"/>
            <w:sz w:val="24"/>
            <w:szCs w:val="24"/>
          </w:rPr>
          <w:delText xml:space="preserve">and tides </w:delText>
        </w:r>
      </w:del>
      <w:r>
        <w:rPr>
          <w:rFonts w:ascii="Times New Roman" w:eastAsia="Times New Roman" w:hAnsi="Times New Roman" w:cs="Times New Roman"/>
          <w:sz w:val="24"/>
          <w:szCs w:val="24"/>
        </w:rPr>
        <w:t>since the 1960s. This index evaluated the water exchange ability by non-dimensioning the surface area of the water, the width of the bay mouth, the average water depth of bay mouth and inner bay. However, the spread of waste materials from aquaculture farms cannot ignore the tides and flow. In 2006, the Ocean Policy Research Institute proposed a comprehensive approach</w:t>
      </w:r>
      <w:r w:rsidR="00F605E5" w:rsidRPr="00F605E5">
        <w:rPr>
          <w:rFonts w:ascii="Times New Roman" w:eastAsia="Times New Roman" w:hAnsi="Times New Roman" w:cs="Times New Roman"/>
          <w:sz w:val="24"/>
          <w:szCs w:val="24"/>
          <w:vertAlign w:val="superscript"/>
        </w:rPr>
        <w:t xml:space="preserve"> </w:t>
      </w:r>
      <w:r>
        <w:rPr>
          <w:rFonts w:ascii="Times New Roman" w:eastAsia="Times New Roman" w:hAnsi="Times New Roman" w:cs="Times New Roman"/>
          <w:sz w:val="24"/>
          <w:szCs w:val="24"/>
          <w:vertAlign w:val="superscript"/>
        </w:rPr>
        <w:t>[6]</w:t>
      </w:r>
      <w:r>
        <w:rPr>
          <w:rFonts w:ascii="Times New Roman" w:eastAsia="Times New Roman" w:hAnsi="Times New Roman" w:cs="Times New Roman"/>
          <w:sz w:val="24"/>
          <w:szCs w:val="24"/>
        </w:rPr>
        <w:t xml:space="preserve"> to the health assessment of 88 </w:t>
      </w:r>
      <w:ins w:id="26" w:author="daisuke" w:date="2019-09-16T00:18:00Z">
        <w:r w:rsidR="00B47974">
          <w:rPr>
            <w:rFonts w:ascii="Times New Roman" w:eastAsia="Times New Roman" w:hAnsi="Times New Roman" w:cs="Times New Roman"/>
            <w:sz w:val="24"/>
            <w:szCs w:val="24"/>
          </w:rPr>
          <w:t>semi-</w:t>
        </w:r>
      </w:ins>
      <w:r>
        <w:rPr>
          <w:rFonts w:ascii="Times New Roman" w:eastAsia="Times New Roman" w:hAnsi="Times New Roman" w:cs="Times New Roman"/>
          <w:sz w:val="24"/>
          <w:szCs w:val="24"/>
        </w:rPr>
        <w:t>closed bays across the country from the perspective of ecosystem stability and material circulation fluency. Assessment in aquaculture farm scale has become the next step of the work.</w:t>
      </w:r>
    </w:p>
    <w:p w14:paraId="38A34412" w14:textId="77777777" w:rsidR="00FC5BD3" w:rsidRDefault="00FC5BD3">
      <w:pPr>
        <w:jc w:val="both"/>
        <w:rPr>
          <w:rFonts w:ascii="Times New Roman" w:eastAsia="Times New Roman" w:hAnsi="Times New Roman" w:cs="Times New Roman"/>
          <w:sz w:val="24"/>
          <w:szCs w:val="24"/>
        </w:rPr>
      </w:pPr>
    </w:p>
    <w:p w14:paraId="6A772819" w14:textId="37717381" w:rsidR="00FC5BD3" w:rsidRDefault="00CC289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order to evaluate the sustainability of fish farm, an index called Aquaculture Intensity Index is </w:t>
      </w:r>
      <w:del w:id="27" w:author="daisuke" w:date="2019-09-16T00:19:00Z">
        <w:r w:rsidDel="00B47974">
          <w:rPr>
            <w:rFonts w:ascii="Times New Roman" w:eastAsia="Times New Roman" w:hAnsi="Times New Roman" w:cs="Times New Roman"/>
            <w:sz w:val="24"/>
            <w:szCs w:val="24"/>
          </w:rPr>
          <w:delText xml:space="preserve">established </w:delText>
        </w:r>
      </w:del>
      <w:ins w:id="28" w:author="daisuke" w:date="2019-09-16T00:19:00Z">
        <w:r w:rsidR="00B47974">
          <w:rPr>
            <w:rFonts w:ascii="Times New Roman" w:eastAsia="Times New Roman" w:hAnsi="Times New Roman" w:cs="Times New Roman"/>
            <w:sz w:val="24"/>
            <w:szCs w:val="24"/>
          </w:rPr>
          <w:t xml:space="preserve">proposed </w:t>
        </w:r>
      </w:ins>
      <w:r>
        <w:rPr>
          <w:rFonts w:ascii="Times New Roman" w:eastAsia="Times New Roman" w:hAnsi="Times New Roman" w:cs="Times New Roman"/>
          <w:sz w:val="24"/>
          <w:szCs w:val="24"/>
        </w:rPr>
        <w:t>in this research, based on the annual aquaculture production and the farm dimension information, and a case study is conducted in several bays of Oita prefecture</w:t>
      </w:r>
      <w:ins w:id="29" w:author="daisuke" w:date="2019-09-16T00:28:00Z">
        <w:r w:rsidR="003847CA">
          <w:rPr>
            <w:rFonts w:ascii="Times New Roman" w:eastAsia="Times New Roman" w:hAnsi="Times New Roman" w:cs="Times New Roman"/>
            <w:sz w:val="24"/>
            <w:szCs w:val="24"/>
          </w:rPr>
          <w:t>, where yellowtail and tuna are majorly cultured</w:t>
        </w:r>
      </w:ins>
      <w:r>
        <w:rPr>
          <w:rFonts w:ascii="Times New Roman" w:eastAsia="Times New Roman" w:hAnsi="Times New Roman" w:cs="Times New Roman"/>
          <w:sz w:val="24"/>
          <w:szCs w:val="24"/>
        </w:rPr>
        <w:t xml:space="preserve">. </w:t>
      </w:r>
    </w:p>
    <w:p w14:paraId="784A44CF" w14:textId="77777777" w:rsidR="00FC5BD3" w:rsidRDefault="00FC5BD3">
      <w:pPr>
        <w:jc w:val="both"/>
        <w:rPr>
          <w:rFonts w:ascii="Times New Roman" w:eastAsia="Times New Roman" w:hAnsi="Times New Roman" w:cs="Times New Roman"/>
          <w:sz w:val="24"/>
          <w:szCs w:val="24"/>
        </w:rPr>
      </w:pPr>
    </w:p>
    <w:p w14:paraId="543EB175" w14:textId="77777777" w:rsidR="00FC5BD3" w:rsidRDefault="00FC5BD3">
      <w:pPr>
        <w:jc w:val="both"/>
        <w:rPr>
          <w:rFonts w:ascii="Times New Roman" w:eastAsia="Times New Roman" w:hAnsi="Times New Roman" w:cs="Times New Roman"/>
          <w:sz w:val="24"/>
          <w:szCs w:val="24"/>
        </w:rPr>
      </w:pPr>
    </w:p>
    <w:p w14:paraId="042AC3E1" w14:textId="77777777" w:rsidR="00FC5BD3" w:rsidRDefault="00CC2895">
      <w:pPr>
        <w:pStyle w:val="Heading1"/>
        <w:jc w:val="both"/>
      </w:pPr>
      <w:r>
        <w:t>METHODS</w:t>
      </w:r>
    </w:p>
    <w:p w14:paraId="77A93134" w14:textId="77777777" w:rsidR="00FC5BD3" w:rsidRDefault="00FC5BD3">
      <w:pPr>
        <w:jc w:val="both"/>
        <w:rPr>
          <w:rFonts w:ascii="Times New Roman" w:eastAsia="Times New Roman" w:hAnsi="Times New Roman" w:cs="Times New Roman"/>
          <w:sz w:val="24"/>
          <w:szCs w:val="24"/>
        </w:rPr>
      </w:pPr>
    </w:p>
    <w:p w14:paraId="30D18703" w14:textId="77777777" w:rsidR="00FC5BD3" w:rsidRDefault="00CC2895">
      <w:pPr>
        <w:pStyle w:val="Heading2"/>
      </w:pPr>
      <w:bookmarkStart w:id="30" w:name="_30j0zll" w:colFirst="0" w:colLast="0"/>
      <w:bookmarkEnd w:id="30"/>
      <w:r>
        <w:t>1) Fish production model</w:t>
      </w:r>
    </w:p>
    <w:p w14:paraId="71353FF3" w14:textId="77777777" w:rsidR="00FC5BD3" w:rsidRDefault="00CC289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formula of annual fish production of each farm is derived from Rebecca's study</w:t>
      </w:r>
      <w:r w:rsidR="00F605E5" w:rsidRPr="00F605E5">
        <w:rPr>
          <w:rFonts w:ascii="Times New Roman" w:eastAsia="Times New Roman" w:hAnsi="Times New Roman" w:cs="Times New Roman"/>
          <w:sz w:val="24"/>
          <w:szCs w:val="24"/>
          <w:vertAlign w:val="superscript"/>
        </w:rPr>
        <w:t xml:space="preserve"> </w:t>
      </w:r>
      <w:r>
        <w:rPr>
          <w:rFonts w:ascii="Times New Roman" w:eastAsia="Times New Roman" w:hAnsi="Times New Roman" w:cs="Times New Roman"/>
          <w:sz w:val="24"/>
          <w:szCs w:val="24"/>
          <w:vertAlign w:val="superscript"/>
        </w:rPr>
        <w:t>[7]</w:t>
      </w:r>
      <w:r>
        <w:rPr>
          <w:rFonts w:ascii="Times New Roman" w:eastAsia="Times New Roman" w:hAnsi="Times New Roman" w:cs="Times New Roman"/>
          <w:sz w:val="24"/>
          <w:szCs w:val="24"/>
        </w:rPr>
        <w:t>, in which the production per year was calculated by dividing the total farm output by the number of years between stocking and harvest. Considering the continuity of fishery farming, the annual fish production is defined as the ratio of total fishery production to stock cycle, as shown in Eq. 1:</w:t>
      </w:r>
    </w:p>
    <w:p w14:paraId="22E34085" w14:textId="77777777" w:rsidR="00F605E5" w:rsidRDefault="00F605E5">
      <w:pPr>
        <w:jc w:val="both"/>
        <w:rPr>
          <w:rFonts w:ascii="Times New Roman" w:eastAsia="Times New Roman" w:hAnsi="Times New Roman" w:cs="Times New Roman"/>
          <w:sz w:val="24"/>
          <w:szCs w:val="24"/>
        </w:rPr>
      </w:pPr>
    </w:p>
    <w:tbl>
      <w:tblPr>
        <w:tblStyle w:val="a"/>
        <w:tblW w:w="9638" w:type="dxa"/>
        <w:tblLayout w:type="fixed"/>
        <w:tblLook w:val="0600" w:firstRow="0" w:lastRow="0" w:firstColumn="0" w:lastColumn="0" w:noHBand="1" w:noVBand="1"/>
      </w:tblPr>
      <w:tblGrid>
        <w:gridCol w:w="3212"/>
        <w:gridCol w:w="3213"/>
        <w:gridCol w:w="3213"/>
      </w:tblGrid>
      <w:tr w:rsidR="00FC5BD3" w14:paraId="10DA39B1" w14:textId="77777777">
        <w:tc>
          <w:tcPr>
            <w:tcW w:w="3212" w:type="dxa"/>
            <w:shd w:val="clear" w:color="auto" w:fill="auto"/>
            <w:tcMar>
              <w:top w:w="100" w:type="dxa"/>
              <w:left w:w="100" w:type="dxa"/>
              <w:bottom w:w="100" w:type="dxa"/>
              <w:right w:w="100" w:type="dxa"/>
            </w:tcMar>
            <w:vAlign w:val="center"/>
          </w:tcPr>
          <w:p w14:paraId="032EEFE2" w14:textId="77777777" w:rsidR="00FC5BD3" w:rsidRDefault="00FC5BD3">
            <w:pPr>
              <w:widowControl w:val="0"/>
              <w:pBdr>
                <w:top w:val="nil"/>
                <w:left w:val="nil"/>
                <w:bottom w:val="nil"/>
                <w:right w:val="nil"/>
                <w:between w:val="nil"/>
              </w:pBdr>
              <w:jc w:val="center"/>
              <w:rPr>
                <w:rFonts w:ascii="Times New Roman" w:eastAsia="Times New Roman" w:hAnsi="Times New Roman" w:cs="Times New Roman"/>
                <w:sz w:val="24"/>
                <w:szCs w:val="24"/>
              </w:rPr>
            </w:pPr>
          </w:p>
        </w:tc>
        <w:tc>
          <w:tcPr>
            <w:tcW w:w="3213" w:type="dxa"/>
            <w:shd w:val="clear" w:color="auto" w:fill="auto"/>
            <w:tcMar>
              <w:top w:w="100" w:type="dxa"/>
              <w:left w:w="100" w:type="dxa"/>
              <w:bottom w:w="100" w:type="dxa"/>
              <w:right w:w="100" w:type="dxa"/>
            </w:tcMar>
            <w:vAlign w:val="center"/>
          </w:tcPr>
          <w:p w14:paraId="3AB5621B" w14:textId="77777777" w:rsidR="00FC5BD3" w:rsidRDefault="00B17F26">
            <w:pPr>
              <w:jc w:val="center"/>
              <w:rPr>
                <w:rFonts w:ascii="Times New Roman" w:eastAsia="Times New Roman" w:hAnsi="Times New Roman" w:cs="Times New Roman"/>
                <w:sz w:val="24"/>
                <w:szCs w:val="24"/>
              </w:rPr>
            </w:pPr>
            <w:hyperlink r:id="rId9">
              <w:r w:rsidR="00CC2895">
                <w:rPr>
                  <w:rFonts w:ascii="Times New Roman" w:eastAsia="Times New Roman" w:hAnsi="Times New Roman" w:cs="Times New Roman"/>
                  <w:noProof/>
                  <w:sz w:val="24"/>
                  <w:szCs w:val="24"/>
                </w:rPr>
                <w:drawing>
                  <wp:inline distT="19050" distB="19050" distL="19050" distR="19050" wp14:anchorId="18695188" wp14:editId="1B69864E">
                    <wp:extent cx="1155700" cy="495300"/>
                    <wp:effectExtent l="0" t="0" r="0" b="0"/>
                    <wp:docPr id="25"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0"/>
                            <a:srcRect/>
                            <a:stretch>
                              <a:fillRect/>
                            </a:stretch>
                          </pic:blipFill>
                          <pic:spPr>
                            <a:xfrm>
                              <a:off x="0" y="0"/>
                              <a:ext cx="1155700" cy="495300"/>
                            </a:xfrm>
                            <a:prstGeom prst="rect">
                              <a:avLst/>
                            </a:prstGeom>
                            <a:ln/>
                          </pic:spPr>
                        </pic:pic>
                      </a:graphicData>
                    </a:graphic>
                  </wp:inline>
                </w:drawing>
              </w:r>
            </w:hyperlink>
          </w:p>
        </w:tc>
        <w:tc>
          <w:tcPr>
            <w:tcW w:w="3213" w:type="dxa"/>
            <w:shd w:val="clear" w:color="auto" w:fill="auto"/>
            <w:tcMar>
              <w:top w:w="100" w:type="dxa"/>
              <w:left w:w="100" w:type="dxa"/>
              <w:bottom w:w="100" w:type="dxa"/>
              <w:right w:w="100" w:type="dxa"/>
            </w:tcMar>
            <w:vAlign w:val="center"/>
          </w:tcPr>
          <w:p w14:paraId="5B8177B5" w14:textId="77777777" w:rsidR="00FC5BD3" w:rsidRPr="00F605E5" w:rsidRDefault="00CC2895">
            <w:pPr>
              <w:jc w:val="right"/>
              <w:rPr>
                <w:rFonts w:ascii="Times New Roman" w:eastAsia="Times New Roman" w:hAnsi="Times New Roman" w:cs="Times New Roman"/>
                <w:sz w:val="24"/>
                <w:szCs w:val="24"/>
              </w:rPr>
            </w:pPr>
            <w:commentRangeStart w:id="31"/>
            <w:r w:rsidRPr="00F605E5">
              <w:rPr>
                <w:rFonts w:ascii="Times New Roman" w:eastAsia="Gungsuh" w:hAnsi="Times New Roman" w:cs="Times New Roman"/>
                <w:sz w:val="24"/>
                <w:szCs w:val="24"/>
              </w:rPr>
              <w:t>（</w:t>
            </w:r>
            <w:r w:rsidRPr="00F605E5">
              <w:rPr>
                <w:rFonts w:ascii="Times New Roman" w:eastAsia="Gungsuh" w:hAnsi="Times New Roman" w:cs="Times New Roman"/>
                <w:sz w:val="24"/>
                <w:szCs w:val="24"/>
              </w:rPr>
              <w:t>Eq. 1</w:t>
            </w:r>
            <w:r w:rsidRPr="00F605E5">
              <w:rPr>
                <w:rFonts w:ascii="Times New Roman" w:eastAsia="Gungsuh" w:hAnsi="Times New Roman" w:cs="Times New Roman"/>
                <w:sz w:val="24"/>
                <w:szCs w:val="24"/>
              </w:rPr>
              <w:t>）</w:t>
            </w:r>
            <w:commentRangeEnd w:id="31"/>
            <w:r w:rsidR="003847CA">
              <w:rPr>
                <w:rStyle w:val="CommentReference"/>
              </w:rPr>
              <w:commentReference w:id="31"/>
            </w:r>
          </w:p>
        </w:tc>
      </w:tr>
    </w:tbl>
    <w:p w14:paraId="1EE3F419" w14:textId="77777777" w:rsidR="00F605E5" w:rsidRDefault="00F605E5">
      <w:pPr>
        <w:jc w:val="both"/>
        <w:rPr>
          <w:rFonts w:ascii="Times New Roman" w:eastAsia="Times New Roman" w:hAnsi="Times New Roman" w:cs="Times New Roman"/>
          <w:sz w:val="24"/>
          <w:szCs w:val="24"/>
        </w:rPr>
      </w:pPr>
    </w:p>
    <w:p w14:paraId="2A1830C9" w14:textId="3A3D15B5" w:rsidR="00FC5BD3" w:rsidRDefault="00CC289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where </w:t>
      </w:r>
      <w:hyperlink r:id="rId11">
        <w:r>
          <w:rPr>
            <w:rFonts w:ascii="Times New Roman" w:eastAsia="Times New Roman" w:hAnsi="Times New Roman" w:cs="Times New Roman"/>
            <w:noProof/>
            <w:sz w:val="24"/>
            <w:szCs w:val="24"/>
          </w:rPr>
          <w:drawing>
            <wp:inline distT="19050" distB="19050" distL="19050" distR="19050" wp14:anchorId="3A522525" wp14:editId="7C67C8DD">
              <wp:extent cx="76200" cy="88900"/>
              <wp:effectExtent l="0" t="0" r="0" b="0"/>
              <wp:docPr id="1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2"/>
                      <a:srcRect/>
                      <a:stretch>
                        <a:fillRect/>
                      </a:stretch>
                    </pic:blipFill>
                    <pic:spPr>
                      <a:xfrm>
                        <a:off x="0" y="0"/>
                        <a:ext cx="76200" cy="88900"/>
                      </a:xfrm>
                      <a:prstGeom prst="rect">
                        <a:avLst/>
                      </a:prstGeom>
                      <a:ln/>
                    </pic:spPr>
                  </pic:pic>
                </a:graphicData>
              </a:graphic>
            </wp:inline>
          </w:drawing>
        </w:r>
      </w:hyperlink>
      <w:ins w:id="32" w:author="daisuke" w:date="2019-09-16T00:22:00Z">
        <w:r w:rsidR="003847CA">
          <w:rPr>
            <w:rFonts w:ascii="Times New Roman" w:eastAsia="Times New Roman" w:hAnsi="Times New Roman" w:cs="Times New Roman"/>
            <w:noProof/>
            <w:sz w:val="24"/>
            <w:szCs w:val="24"/>
          </w:rPr>
          <w:t xml:space="preserve"> </w:t>
        </w:r>
      </w:ins>
      <w:r>
        <w:rPr>
          <w:rFonts w:ascii="Times New Roman" w:eastAsia="Times New Roman" w:hAnsi="Times New Roman" w:cs="Times New Roman"/>
          <w:sz w:val="24"/>
          <w:szCs w:val="24"/>
        </w:rPr>
        <w:t>(kg year</w:t>
      </w:r>
      <w:r>
        <w:rPr>
          <w:rFonts w:ascii="Times New Roman" w:eastAsia="Times New Roman" w:hAnsi="Times New Roman" w:cs="Times New Roman"/>
          <w:sz w:val="24"/>
          <w:szCs w:val="24"/>
          <w:vertAlign w:val="superscript"/>
        </w:rPr>
        <w:t>-1</w:t>
      </w:r>
      <w:r>
        <w:rPr>
          <w:rFonts w:ascii="Times New Roman" w:eastAsia="Times New Roman" w:hAnsi="Times New Roman" w:cs="Times New Roman"/>
          <w:sz w:val="24"/>
          <w:szCs w:val="24"/>
        </w:rPr>
        <w:t xml:space="preserve">) is the annual production of a fish farm. </w:t>
      </w:r>
      <w:hyperlink r:id="rId13">
        <w:r>
          <w:rPr>
            <w:rFonts w:ascii="Times New Roman" w:eastAsia="Times New Roman" w:hAnsi="Times New Roman" w:cs="Times New Roman"/>
            <w:noProof/>
            <w:sz w:val="24"/>
            <w:szCs w:val="24"/>
          </w:rPr>
          <w:drawing>
            <wp:inline distT="19050" distB="19050" distL="19050" distR="19050" wp14:anchorId="3491D0FA" wp14:editId="590AE90D">
              <wp:extent cx="127000" cy="114300"/>
              <wp:effectExtent l="0" t="0" r="0" b="0"/>
              <wp:docPr id="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srcRect/>
                      <a:stretch>
                        <a:fillRect/>
                      </a:stretch>
                    </pic:blipFill>
                    <pic:spPr>
                      <a:xfrm>
                        <a:off x="0" y="0"/>
                        <a:ext cx="127000" cy="114300"/>
                      </a:xfrm>
                      <a:prstGeom prst="rect">
                        <a:avLst/>
                      </a:prstGeom>
                      <a:ln/>
                    </pic:spPr>
                  </pic:pic>
                </a:graphicData>
              </a:graphic>
            </wp:inline>
          </w:drawing>
        </w:r>
      </w:hyperlink>
      <w:r>
        <w:rPr>
          <w:rFonts w:ascii="Times New Roman" w:eastAsia="Times New Roman" w:hAnsi="Times New Roman" w:cs="Times New Roman"/>
          <w:sz w:val="24"/>
          <w:szCs w:val="24"/>
        </w:rPr>
        <w:t xml:space="preserve"> (year) is the period between stocking and harvest of a specific fish species, the subscript </w:t>
      </w:r>
      <w:hyperlink r:id="rId15">
        <w:r>
          <w:rPr>
            <w:rFonts w:ascii="Times New Roman" w:eastAsia="Times New Roman" w:hAnsi="Times New Roman" w:cs="Times New Roman"/>
            <w:noProof/>
            <w:sz w:val="24"/>
            <w:szCs w:val="24"/>
          </w:rPr>
          <w:drawing>
            <wp:inline distT="19050" distB="19050" distL="19050" distR="19050" wp14:anchorId="129B7696" wp14:editId="71210A51">
              <wp:extent cx="50800" cy="63500"/>
              <wp:effectExtent l="0" t="0" r="0" b="0"/>
              <wp:docPr id="2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6"/>
                      <a:srcRect/>
                      <a:stretch>
                        <a:fillRect/>
                      </a:stretch>
                    </pic:blipFill>
                    <pic:spPr>
                      <a:xfrm>
                        <a:off x="0" y="0"/>
                        <a:ext cx="50800" cy="63500"/>
                      </a:xfrm>
                      <a:prstGeom prst="rect">
                        <a:avLst/>
                      </a:prstGeom>
                      <a:ln/>
                    </pic:spPr>
                  </pic:pic>
                </a:graphicData>
              </a:graphic>
            </wp:inline>
          </w:drawing>
        </w:r>
      </w:hyperlink>
      <w:r>
        <w:rPr>
          <w:rFonts w:ascii="Times New Roman" w:eastAsia="Times New Roman" w:hAnsi="Times New Roman" w:cs="Times New Roman"/>
          <w:sz w:val="24"/>
          <w:szCs w:val="24"/>
        </w:rPr>
        <w:t xml:space="preserve"> represents different species of fish, and </w:t>
      </w:r>
      <w:hyperlink r:id="rId17">
        <w:r>
          <w:rPr>
            <w:rFonts w:ascii="Times New Roman" w:eastAsia="Times New Roman" w:hAnsi="Times New Roman" w:cs="Times New Roman"/>
            <w:noProof/>
            <w:sz w:val="24"/>
            <w:szCs w:val="24"/>
          </w:rPr>
          <w:drawing>
            <wp:inline distT="19050" distB="19050" distL="19050" distR="19050" wp14:anchorId="1B95BD9D" wp14:editId="5A97F0FF">
              <wp:extent cx="152400" cy="127000"/>
              <wp:effectExtent l="0" t="0" r="0" b="0"/>
              <wp:docPr id="10"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8"/>
                      <a:srcRect/>
                      <a:stretch>
                        <a:fillRect/>
                      </a:stretch>
                    </pic:blipFill>
                    <pic:spPr>
                      <a:xfrm>
                        <a:off x="0" y="0"/>
                        <a:ext cx="152400" cy="127000"/>
                      </a:xfrm>
                      <a:prstGeom prst="rect">
                        <a:avLst/>
                      </a:prstGeom>
                      <a:ln/>
                    </pic:spPr>
                  </pic:pic>
                </a:graphicData>
              </a:graphic>
            </wp:inline>
          </w:drawing>
        </w:r>
      </w:hyperlink>
      <w:r>
        <w:rPr>
          <w:rFonts w:ascii="Times New Roman" w:eastAsia="Times New Roman" w:hAnsi="Times New Roman" w:cs="Times New Roman"/>
          <w:sz w:val="24"/>
          <w:szCs w:val="24"/>
        </w:rPr>
        <w:t xml:space="preserve"> (kg) is the corresponding total output during </w:t>
      </w:r>
      <w:hyperlink r:id="rId19">
        <w:r>
          <w:rPr>
            <w:rFonts w:ascii="Times New Roman" w:eastAsia="Times New Roman" w:hAnsi="Times New Roman" w:cs="Times New Roman"/>
            <w:noProof/>
            <w:sz w:val="24"/>
            <w:szCs w:val="24"/>
          </w:rPr>
          <w:drawing>
            <wp:inline distT="19050" distB="19050" distL="19050" distR="19050" wp14:anchorId="120552FC" wp14:editId="714D5A0C">
              <wp:extent cx="127000" cy="114300"/>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srcRect/>
                      <a:stretch>
                        <a:fillRect/>
                      </a:stretch>
                    </pic:blipFill>
                    <pic:spPr>
                      <a:xfrm>
                        <a:off x="0" y="0"/>
                        <a:ext cx="127000" cy="114300"/>
                      </a:xfrm>
                      <a:prstGeom prst="rect">
                        <a:avLst/>
                      </a:prstGeom>
                      <a:ln/>
                    </pic:spPr>
                  </pic:pic>
                </a:graphicData>
              </a:graphic>
            </wp:inline>
          </w:drawing>
        </w:r>
      </w:hyperlink>
      <w:r>
        <w:rPr>
          <w:rFonts w:ascii="Times New Roman" w:eastAsia="Times New Roman" w:hAnsi="Times New Roman" w:cs="Times New Roman"/>
          <w:sz w:val="24"/>
          <w:szCs w:val="24"/>
        </w:rPr>
        <w:t xml:space="preserve">. Considering that some farms stock more than one </w:t>
      </w:r>
      <w:del w:id="33" w:author="daisuke" w:date="2019-09-16T00:23:00Z">
        <w:r w:rsidDel="003847CA">
          <w:rPr>
            <w:rFonts w:ascii="Times New Roman" w:eastAsia="Times New Roman" w:hAnsi="Times New Roman" w:cs="Times New Roman"/>
            <w:sz w:val="24"/>
            <w:szCs w:val="24"/>
          </w:rPr>
          <w:delText xml:space="preserve">kind of </w:delText>
        </w:r>
      </w:del>
      <w:r>
        <w:rPr>
          <w:rFonts w:ascii="Times New Roman" w:eastAsia="Times New Roman" w:hAnsi="Times New Roman" w:cs="Times New Roman"/>
          <w:sz w:val="24"/>
          <w:szCs w:val="24"/>
        </w:rPr>
        <w:t xml:space="preserve">fish species, annual production of a farm is the sum of annual production of each species. </w:t>
      </w:r>
    </w:p>
    <w:p w14:paraId="7D14505B" w14:textId="77777777" w:rsidR="00FC5BD3" w:rsidRDefault="00FC5BD3">
      <w:pPr>
        <w:jc w:val="both"/>
        <w:rPr>
          <w:rFonts w:ascii="Times New Roman" w:eastAsia="Times New Roman" w:hAnsi="Times New Roman" w:cs="Times New Roman"/>
          <w:sz w:val="24"/>
          <w:szCs w:val="24"/>
        </w:rPr>
      </w:pPr>
    </w:p>
    <w:p w14:paraId="0F5B9BE3" w14:textId="77777777" w:rsidR="00FC5BD3" w:rsidRDefault="00CC289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calculate the total production of each species, the formula shown in Eq. 2 is used:</w:t>
      </w:r>
    </w:p>
    <w:p w14:paraId="48780B70" w14:textId="77777777" w:rsidR="00F605E5" w:rsidRDefault="00F605E5">
      <w:pPr>
        <w:jc w:val="both"/>
        <w:rPr>
          <w:rFonts w:ascii="Times New Roman" w:eastAsia="Times New Roman" w:hAnsi="Times New Roman" w:cs="Times New Roman"/>
          <w:sz w:val="24"/>
          <w:szCs w:val="24"/>
        </w:rPr>
      </w:pPr>
    </w:p>
    <w:tbl>
      <w:tblPr>
        <w:tblStyle w:val="a0"/>
        <w:tblW w:w="9630" w:type="dxa"/>
        <w:tblLayout w:type="fixed"/>
        <w:tblLook w:val="0600" w:firstRow="0" w:lastRow="0" w:firstColumn="0" w:lastColumn="0" w:noHBand="1" w:noVBand="1"/>
      </w:tblPr>
      <w:tblGrid>
        <w:gridCol w:w="2850"/>
        <w:gridCol w:w="4230"/>
        <w:gridCol w:w="2550"/>
      </w:tblGrid>
      <w:tr w:rsidR="00FC5BD3" w14:paraId="116F6A98" w14:textId="77777777">
        <w:tc>
          <w:tcPr>
            <w:tcW w:w="2850" w:type="dxa"/>
            <w:shd w:val="clear" w:color="auto" w:fill="auto"/>
            <w:tcMar>
              <w:top w:w="100" w:type="dxa"/>
              <w:left w:w="100" w:type="dxa"/>
              <w:bottom w:w="100" w:type="dxa"/>
              <w:right w:w="100" w:type="dxa"/>
            </w:tcMar>
            <w:vAlign w:val="center"/>
          </w:tcPr>
          <w:p w14:paraId="405B9577" w14:textId="77777777" w:rsidR="00FC5BD3" w:rsidRDefault="00FC5BD3">
            <w:pPr>
              <w:widowControl w:val="0"/>
              <w:jc w:val="center"/>
              <w:rPr>
                <w:rFonts w:ascii="Times New Roman" w:eastAsia="Times New Roman" w:hAnsi="Times New Roman" w:cs="Times New Roman"/>
                <w:sz w:val="24"/>
                <w:szCs w:val="24"/>
              </w:rPr>
            </w:pPr>
          </w:p>
        </w:tc>
        <w:tc>
          <w:tcPr>
            <w:tcW w:w="4230" w:type="dxa"/>
            <w:shd w:val="clear" w:color="auto" w:fill="auto"/>
            <w:tcMar>
              <w:top w:w="100" w:type="dxa"/>
              <w:left w:w="100" w:type="dxa"/>
              <w:bottom w:w="100" w:type="dxa"/>
              <w:right w:w="100" w:type="dxa"/>
            </w:tcMar>
            <w:vAlign w:val="center"/>
          </w:tcPr>
          <w:p w14:paraId="1481BE8A" w14:textId="77777777" w:rsidR="00FC5BD3" w:rsidRDefault="00B17F26">
            <w:pPr>
              <w:jc w:val="center"/>
              <w:rPr>
                <w:rFonts w:ascii="Times New Roman" w:eastAsia="Times New Roman" w:hAnsi="Times New Roman" w:cs="Times New Roman"/>
                <w:sz w:val="24"/>
                <w:szCs w:val="24"/>
              </w:rPr>
            </w:pPr>
            <w:hyperlink r:id="rId20">
              <w:r w:rsidR="00CC2895">
                <w:rPr>
                  <w:rFonts w:ascii="Times New Roman" w:eastAsia="Times New Roman" w:hAnsi="Times New Roman" w:cs="Times New Roman"/>
                  <w:noProof/>
                  <w:sz w:val="24"/>
                  <w:szCs w:val="24"/>
                </w:rPr>
                <w:drawing>
                  <wp:inline distT="19050" distB="19050" distL="19050" distR="19050" wp14:anchorId="3F8469A8" wp14:editId="55D63011">
                    <wp:extent cx="1498600" cy="495300"/>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1"/>
                            <a:srcRect/>
                            <a:stretch>
                              <a:fillRect/>
                            </a:stretch>
                          </pic:blipFill>
                          <pic:spPr>
                            <a:xfrm>
                              <a:off x="0" y="0"/>
                              <a:ext cx="1498600" cy="495300"/>
                            </a:xfrm>
                            <a:prstGeom prst="rect">
                              <a:avLst/>
                            </a:prstGeom>
                            <a:ln/>
                          </pic:spPr>
                        </pic:pic>
                      </a:graphicData>
                    </a:graphic>
                  </wp:inline>
                </w:drawing>
              </w:r>
            </w:hyperlink>
          </w:p>
        </w:tc>
        <w:tc>
          <w:tcPr>
            <w:tcW w:w="2550" w:type="dxa"/>
            <w:shd w:val="clear" w:color="auto" w:fill="auto"/>
            <w:tcMar>
              <w:top w:w="100" w:type="dxa"/>
              <w:left w:w="100" w:type="dxa"/>
              <w:bottom w:w="100" w:type="dxa"/>
              <w:right w:w="100" w:type="dxa"/>
            </w:tcMar>
            <w:vAlign w:val="center"/>
          </w:tcPr>
          <w:p w14:paraId="50777279" w14:textId="77777777" w:rsidR="00FC5BD3" w:rsidRPr="00F605E5" w:rsidRDefault="00CC2895">
            <w:pPr>
              <w:jc w:val="right"/>
              <w:rPr>
                <w:rFonts w:ascii="Times New Roman" w:eastAsia="Times New Roman" w:hAnsi="Times New Roman" w:cs="Times New Roman"/>
                <w:sz w:val="24"/>
                <w:szCs w:val="24"/>
              </w:rPr>
            </w:pPr>
            <w:commentRangeStart w:id="34"/>
            <w:r w:rsidRPr="00F605E5">
              <w:rPr>
                <w:rFonts w:ascii="Times New Roman" w:eastAsia="Gungsuh" w:hAnsi="Times New Roman" w:cs="Times New Roman"/>
                <w:sz w:val="24"/>
                <w:szCs w:val="24"/>
              </w:rPr>
              <w:t>（</w:t>
            </w:r>
            <w:r w:rsidRPr="00F605E5">
              <w:rPr>
                <w:rFonts w:ascii="Times New Roman" w:eastAsia="Times New Roman" w:hAnsi="Times New Roman" w:cs="Times New Roman"/>
                <w:sz w:val="24"/>
                <w:szCs w:val="24"/>
              </w:rPr>
              <w:t>Eq. 2</w:t>
            </w:r>
            <w:r w:rsidRPr="00F605E5">
              <w:rPr>
                <w:rFonts w:ascii="Times New Roman" w:eastAsia="Gungsuh" w:hAnsi="Times New Roman" w:cs="Times New Roman"/>
                <w:sz w:val="24"/>
                <w:szCs w:val="24"/>
              </w:rPr>
              <w:t>）</w:t>
            </w:r>
            <w:commentRangeEnd w:id="34"/>
            <w:r w:rsidR="003847CA">
              <w:rPr>
                <w:rStyle w:val="CommentReference"/>
              </w:rPr>
              <w:commentReference w:id="34"/>
            </w:r>
          </w:p>
        </w:tc>
      </w:tr>
    </w:tbl>
    <w:p w14:paraId="7A590C80" w14:textId="77777777" w:rsidR="00F605E5" w:rsidRDefault="00F605E5">
      <w:pPr>
        <w:jc w:val="both"/>
        <w:rPr>
          <w:rFonts w:ascii="Times New Roman" w:eastAsia="Times New Roman" w:hAnsi="Times New Roman" w:cs="Times New Roman"/>
          <w:sz w:val="24"/>
          <w:szCs w:val="24"/>
        </w:rPr>
      </w:pPr>
    </w:p>
    <w:p w14:paraId="45418F0C" w14:textId="01AB95E4" w:rsidR="00FC5BD3" w:rsidRDefault="00CC289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where </w:t>
      </w:r>
      <w:hyperlink r:id="rId22">
        <w:r>
          <w:rPr>
            <w:rFonts w:ascii="Times New Roman" w:eastAsia="Times New Roman" w:hAnsi="Times New Roman" w:cs="Times New Roman"/>
            <w:noProof/>
            <w:sz w:val="24"/>
            <w:szCs w:val="24"/>
          </w:rPr>
          <w:drawing>
            <wp:inline distT="19050" distB="19050" distL="19050" distR="19050" wp14:anchorId="14FED472" wp14:editId="0F28CBD8">
              <wp:extent cx="279400" cy="152400"/>
              <wp:effectExtent l="0" t="0" r="0" b="0"/>
              <wp:docPr id="19"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3"/>
                      <a:srcRect/>
                      <a:stretch>
                        <a:fillRect/>
                      </a:stretch>
                    </pic:blipFill>
                    <pic:spPr>
                      <a:xfrm>
                        <a:off x="0" y="0"/>
                        <a:ext cx="279400" cy="152400"/>
                      </a:xfrm>
                      <a:prstGeom prst="rect">
                        <a:avLst/>
                      </a:prstGeom>
                      <a:ln/>
                    </pic:spPr>
                  </pic:pic>
                </a:graphicData>
              </a:graphic>
            </wp:inline>
          </w:drawing>
        </w:r>
      </w:hyperlink>
      <w:r>
        <w:rPr>
          <w:rFonts w:ascii="Times New Roman" w:eastAsia="Times New Roman" w:hAnsi="Times New Roman" w:cs="Times New Roman"/>
          <w:sz w:val="24"/>
          <w:szCs w:val="24"/>
        </w:rPr>
        <w:t xml:space="preserve"> (kg)</w:t>
      </w:r>
      <w:ins w:id="35" w:author="daisuke" w:date="2019-09-16T00:25:00Z">
        <w:r w:rsidR="003847CA">
          <w:rPr>
            <w:rFonts w:ascii="Times New Roman" w:eastAsia="Times New Roman" w:hAnsi="Times New Roman" w:cs="Times New Roman"/>
            <w:sz w:val="24"/>
            <w:szCs w:val="24"/>
          </w:rPr>
          <w:t xml:space="preserve"> </w:t>
        </w:r>
      </w:ins>
      <w:r>
        <w:rPr>
          <w:rFonts w:ascii="Times New Roman" w:eastAsia="Times New Roman" w:hAnsi="Times New Roman" w:cs="Times New Roman"/>
          <w:sz w:val="24"/>
          <w:szCs w:val="24"/>
        </w:rPr>
        <w:t xml:space="preserve">is the weight of seawater inside each fish cage, </w:t>
      </w:r>
      <w:del w:id="36" w:author="daisuke" w:date="2019-09-16T00:26:00Z">
        <w:r w:rsidDel="003847CA">
          <w:rPr>
            <w:rFonts w:ascii="Times New Roman" w:eastAsia="Times New Roman" w:hAnsi="Times New Roman" w:cs="Times New Roman"/>
            <w:sz w:val="24"/>
            <w:szCs w:val="24"/>
          </w:rPr>
          <w:delText xml:space="preserve">it </w:delText>
        </w:r>
      </w:del>
      <w:ins w:id="37" w:author="daisuke" w:date="2019-09-16T00:26:00Z">
        <w:r w:rsidR="003847CA">
          <w:rPr>
            <w:rFonts w:ascii="Times New Roman" w:eastAsia="Times New Roman" w:hAnsi="Times New Roman" w:cs="Times New Roman"/>
            <w:sz w:val="24"/>
            <w:szCs w:val="24"/>
          </w:rPr>
          <w:t xml:space="preserve">which </w:t>
        </w:r>
      </w:ins>
      <w:r>
        <w:rPr>
          <w:rFonts w:ascii="Times New Roman" w:eastAsia="Times New Roman" w:hAnsi="Times New Roman" w:cs="Times New Roman"/>
          <w:sz w:val="24"/>
          <w:szCs w:val="24"/>
        </w:rPr>
        <w:t xml:space="preserve">is calculated by </w:t>
      </w:r>
      <w:hyperlink r:id="rId24">
        <w:r>
          <w:rPr>
            <w:rFonts w:ascii="Times New Roman" w:eastAsia="Times New Roman" w:hAnsi="Times New Roman" w:cs="Times New Roman"/>
            <w:noProof/>
            <w:sz w:val="24"/>
            <w:szCs w:val="24"/>
          </w:rPr>
          <w:drawing>
            <wp:inline distT="19050" distB="19050" distL="19050" distR="19050" wp14:anchorId="2B20DA50" wp14:editId="2663F56C">
              <wp:extent cx="279400" cy="152400"/>
              <wp:effectExtent l="0" t="0" r="0" b="0"/>
              <wp:docPr id="2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3"/>
                      <a:srcRect/>
                      <a:stretch>
                        <a:fillRect/>
                      </a:stretch>
                    </pic:blipFill>
                    <pic:spPr>
                      <a:xfrm>
                        <a:off x="0" y="0"/>
                        <a:ext cx="279400" cy="152400"/>
                      </a:xfrm>
                      <a:prstGeom prst="rect">
                        <a:avLst/>
                      </a:prstGeom>
                      <a:ln/>
                    </pic:spPr>
                  </pic:pic>
                </a:graphicData>
              </a:graphic>
            </wp:inline>
          </w:drawing>
        </w:r>
      </w:hyperlink>
      <w:r>
        <w:rPr>
          <w:rFonts w:ascii="Times New Roman" w:eastAsia="Times New Roman" w:hAnsi="Times New Roman" w:cs="Times New Roman"/>
          <w:sz w:val="24"/>
          <w:szCs w:val="24"/>
        </w:rPr>
        <w:t xml:space="preserve"> =</w:t>
      </w:r>
      <w:hyperlink r:id="rId25">
        <w:r>
          <w:rPr>
            <w:rFonts w:ascii="Times New Roman" w:eastAsia="Times New Roman" w:hAnsi="Times New Roman" w:cs="Times New Roman"/>
            <w:noProof/>
            <w:sz w:val="24"/>
            <w:szCs w:val="24"/>
          </w:rPr>
          <w:drawing>
            <wp:inline distT="19050" distB="19050" distL="19050" distR="19050" wp14:anchorId="63CAF936" wp14:editId="7CC789AB">
              <wp:extent cx="76200" cy="101600"/>
              <wp:effectExtent l="0" t="0" r="0" b="0"/>
              <wp:docPr id="2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6"/>
                      <a:srcRect/>
                      <a:stretch>
                        <a:fillRect/>
                      </a:stretch>
                    </pic:blipFill>
                    <pic:spPr>
                      <a:xfrm>
                        <a:off x="0" y="0"/>
                        <a:ext cx="76200" cy="101600"/>
                      </a:xfrm>
                      <a:prstGeom prst="rect">
                        <a:avLst/>
                      </a:prstGeom>
                      <a:ln/>
                    </pic:spPr>
                  </pic:pic>
                </a:graphicData>
              </a:graphic>
            </wp:inline>
          </w:drawing>
        </w:r>
      </w:hyperlink>
      <w:r>
        <w:rPr>
          <w:rFonts w:ascii="Times New Roman" w:eastAsia="Times New Roman" w:hAnsi="Times New Roman" w:cs="Times New Roman"/>
          <w:sz w:val="24"/>
          <w:szCs w:val="24"/>
        </w:rPr>
        <w:t xml:space="preserve"> </w:t>
      </w:r>
      <w:hyperlink r:id="rId27">
        <w:r>
          <w:rPr>
            <w:rFonts w:ascii="Times New Roman" w:eastAsia="Times New Roman" w:hAnsi="Times New Roman" w:cs="Times New Roman"/>
            <w:noProof/>
            <w:sz w:val="24"/>
            <w:szCs w:val="24"/>
          </w:rPr>
          <w:drawing>
            <wp:inline distT="19050" distB="19050" distL="19050" distR="19050" wp14:anchorId="0DF96B65" wp14:editId="3499C85A">
              <wp:extent cx="228600" cy="152400"/>
              <wp:effectExtent l="0" t="0" r="0" b="0"/>
              <wp:docPr id="1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8"/>
                      <a:srcRect/>
                      <a:stretch>
                        <a:fillRect/>
                      </a:stretch>
                    </pic:blipFill>
                    <pic:spPr>
                      <a:xfrm>
                        <a:off x="0" y="0"/>
                        <a:ext cx="228600" cy="152400"/>
                      </a:xfrm>
                      <a:prstGeom prst="rect">
                        <a:avLst/>
                      </a:prstGeom>
                      <a:ln/>
                    </pic:spPr>
                  </pic:pic>
                </a:graphicData>
              </a:graphic>
            </wp:inline>
          </w:drawing>
        </w:r>
      </w:hyperlink>
      <w:r>
        <w:rPr>
          <w:rFonts w:ascii="Times New Roman" w:eastAsia="Times New Roman" w:hAnsi="Times New Roman" w:cs="Times New Roman"/>
          <w:sz w:val="24"/>
          <w:szCs w:val="24"/>
        </w:rPr>
        <w:t xml:space="preserve">, and the subscript </w:t>
      </w:r>
      <w:hyperlink r:id="rId29">
        <w:r>
          <w:rPr>
            <w:rFonts w:ascii="Times New Roman" w:eastAsia="Times New Roman" w:hAnsi="Times New Roman" w:cs="Times New Roman"/>
            <w:noProof/>
            <w:sz w:val="24"/>
            <w:szCs w:val="24"/>
          </w:rPr>
          <w:drawing>
            <wp:inline distT="19050" distB="19050" distL="19050" distR="19050" wp14:anchorId="0AA7E330" wp14:editId="65C36EA5">
              <wp:extent cx="50800" cy="63500"/>
              <wp:effectExtent l="0" t="0" r="0" b="0"/>
              <wp:docPr id="33"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0"/>
                      <a:srcRect/>
                      <a:stretch>
                        <a:fillRect/>
                      </a:stretch>
                    </pic:blipFill>
                    <pic:spPr>
                      <a:xfrm>
                        <a:off x="0" y="0"/>
                        <a:ext cx="50800" cy="63500"/>
                      </a:xfrm>
                      <a:prstGeom prst="rect">
                        <a:avLst/>
                      </a:prstGeom>
                      <a:ln/>
                    </pic:spPr>
                  </pic:pic>
                </a:graphicData>
              </a:graphic>
            </wp:inline>
          </w:drawing>
        </w:r>
      </w:hyperlink>
      <w:r>
        <w:rPr>
          <w:rFonts w:ascii="Times New Roman" w:eastAsia="Times New Roman" w:hAnsi="Times New Roman" w:cs="Times New Roman"/>
          <w:sz w:val="24"/>
          <w:szCs w:val="24"/>
        </w:rPr>
        <w:t xml:space="preserve"> represents different number of fish cages. </w:t>
      </w:r>
      <w:hyperlink r:id="rId31">
        <w:r>
          <w:rPr>
            <w:rFonts w:ascii="Times New Roman" w:eastAsia="Times New Roman" w:hAnsi="Times New Roman" w:cs="Times New Roman"/>
            <w:noProof/>
            <w:sz w:val="24"/>
            <w:szCs w:val="24"/>
          </w:rPr>
          <w:drawing>
            <wp:inline distT="19050" distB="19050" distL="19050" distR="19050" wp14:anchorId="1578915A" wp14:editId="4D6CE244">
              <wp:extent cx="228600" cy="152400"/>
              <wp:effectExtent l="0" t="0" r="0" b="0"/>
              <wp:docPr id="3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8"/>
                      <a:srcRect/>
                      <a:stretch>
                        <a:fillRect/>
                      </a:stretch>
                    </pic:blipFill>
                    <pic:spPr>
                      <a:xfrm>
                        <a:off x="0" y="0"/>
                        <a:ext cx="228600" cy="152400"/>
                      </a:xfrm>
                      <a:prstGeom prst="rect">
                        <a:avLst/>
                      </a:prstGeom>
                      <a:ln/>
                    </pic:spPr>
                  </pic:pic>
                </a:graphicData>
              </a:graphic>
            </wp:inline>
          </w:drawing>
        </w:r>
      </w:hyperlink>
      <w:r>
        <w:rPr>
          <w:rFonts w:ascii="Times New Roman" w:eastAsia="Times New Roman" w:hAnsi="Times New Roman" w:cs="Times New Roman"/>
          <w:sz w:val="24"/>
          <w:szCs w:val="24"/>
        </w:rPr>
        <w:t xml:space="preserve"> (m</w:t>
      </w:r>
      <w:r>
        <w:rPr>
          <w:rFonts w:ascii="Times New Roman" w:eastAsia="Times New Roman" w:hAnsi="Times New Roman" w:cs="Times New Roman"/>
          <w:sz w:val="24"/>
          <w:szCs w:val="24"/>
          <w:vertAlign w:val="superscript"/>
        </w:rPr>
        <w:t>3</w:t>
      </w:r>
      <w:r>
        <w:rPr>
          <w:rFonts w:ascii="Times New Roman" w:eastAsia="Times New Roman" w:hAnsi="Times New Roman" w:cs="Times New Roman"/>
          <w:sz w:val="24"/>
          <w:szCs w:val="24"/>
        </w:rPr>
        <w:t xml:space="preserve">) means the volume of fish cage and </w:t>
      </w:r>
      <w:hyperlink r:id="rId32">
        <w:r>
          <w:rPr>
            <w:rFonts w:ascii="Times New Roman" w:eastAsia="Times New Roman" w:hAnsi="Times New Roman" w:cs="Times New Roman"/>
            <w:noProof/>
            <w:sz w:val="24"/>
            <w:szCs w:val="24"/>
          </w:rPr>
          <w:drawing>
            <wp:inline distT="19050" distB="19050" distL="19050" distR="19050" wp14:anchorId="653129DC" wp14:editId="2A1FD0FD">
              <wp:extent cx="76200" cy="101600"/>
              <wp:effectExtent l="0" t="0" r="0" b="0"/>
              <wp:docPr id="36"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6"/>
                      <a:srcRect/>
                      <a:stretch>
                        <a:fillRect/>
                      </a:stretch>
                    </pic:blipFill>
                    <pic:spPr>
                      <a:xfrm>
                        <a:off x="0" y="0"/>
                        <a:ext cx="76200" cy="101600"/>
                      </a:xfrm>
                      <a:prstGeom prst="rect">
                        <a:avLst/>
                      </a:prstGeom>
                      <a:ln/>
                    </pic:spPr>
                  </pic:pic>
                </a:graphicData>
              </a:graphic>
            </wp:inline>
          </w:drawing>
        </w:r>
      </w:hyperlink>
      <w:r>
        <w:rPr>
          <w:rFonts w:ascii="Times New Roman" w:eastAsia="Times New Roman" w:hAnsi="Times New Roman" w:cs="Times New Roman"/>
          <w:sz w:val="24"/>
          <w:szCs w:val="24"/>
        </w:rPr>
        <w:t xml:space="preserve"> (1,025kg m</w:t>
      </w:r>
      <w:r>
        <w:rPr>
          <w:rFonts w:ascii="Times New Roman" w:eastAsia="Times New Roman" w:hAnsi="Times New Roman" w:cs="Times New Roman"/>
          <w:sz w:val="24"/>
          <w:szCs w:val="24"/>
          <w:vertAlign w:val="superscript"/>
        </w:rPr>
        <w:t>-3</w:t>
      </w:r>
      <w:r>
        <w:rPr>
          <w:rFonts w:ascii="Times New Roman" w:eastAsia="Times New Roman" w:hAnsi="Times New Roman" w:cs="Times New Roman"/>
          <w:sz w:val="24"/>
          <w:szCs w:val="24"/>
        </w:rPr>
        <w:t xml:space="preserve">) is the density of seawater. The area of fish cage is measured from satellite images and mean depth of </w:t>
      </w:r>
      <w:ins w:id="38" w:author="daisuke" w:date="2019-09-16T00:27:00Z">
        <w:r w:rsidR="003847CA">
          <w:rPr>
            <w:rFonts w:ascii="Times New Roman" w:eastAsia="Times New Roman" w:hAnsi="Times New Roman" w:cs="Times New Roman"/>
            <w:sz w:val="24"/>
            <w:szCs w:val="24"/>
          </w:rPr>
          <w:t xml:space="preserve">a </w:t>
        </w:r>
      </w:ins>
      <w:r>
        <w:rPr>
          <w:rFonts w:ascii="Times New Roman" w:eastAsia="Times New Roman" w:hAnsi="Times New Roman" w:cs="Times New Roman"/>
          <w:sz w:val="24"/>
          <w:szCs w:val="24"/>
        </w:rPr>
        <w:t xml:space="preserve">cage is assumed 8 meters. </w:t>
      </w:r>
      <w:hyperlink r:id="rId33">
        <w:r>
          <w:rPr>
            <w:rFonts w:ascii="Times New Roman" w:eastAsia="Times New Roman" w:hAnsi="Times New Roman" w:cs="Times New Roman"/>
            <w:noProof/>
            <w:sz w:val="24"/>
            <w:szCs w:val="24"/>
          </w:rPr>
          <w:drawing>
            <wp:inline distT="19050" distB="19050" distL="19050" distR="19050" wp14:anchorId="21A13B40" wp14:editId="416AC8B6">
              <wp:extent cx="165100" cy="127000"/>
              <wp:effectExtent l="0" t="0" r="0" b="0"/>
              <wp:docPr id="30"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4"/>
                      <a:srcRect/>
                      <a:stretch>
                        <a:fillRect/>
                      </a:stretch>
                    </pic:blipFill>
                    <pic:spPr>
                      <a:xfrm>
                        <a:off x="0" y="0"/>
                        <a:ext cx="165100" cy="127000"/>
                      </a:xfrm>
                      <a:prstGeom prst="rect">
                        <a:avLst/>
                      </a:prstGeom>
                      <a:ln/>
                    </pic:spPr>
                  </pic:pic>
                </a:graphicData>
              </a:graphic>
            </wp:inline>
          </w:drawing>
        </w:r>
      </w:hyperlink>
      <w:r>
        <w:rPr>
          <w:rFonts w:ascii="Times New Roman" w:eastAsia="Times New Roman" w:hAnsi="Times New Roman" w:cs="Times New Roman"/>
          <w:sz w:val="24"/>
          <w:szCs w:val="24"/>
        </w:rPr>
        <w:t xml:space="preserve"> is the stock rate of species, which means weight ratio of stocked fish and seawater inside the cage when the fish are available for </w:t>
      </w:r>
      <w:proofErr w:type="gramStart"/>
      <w:r>
        <w:rPr>
          <w:rFonts w:ascii="Times New Roman" w:eastAsia="Times New Roman" w:hAnsi="Times New Roman" w:cs="Times New Roman"/>
          <w:sz w:val="24"/>
          <w:szCs w:val="24"/>
        </w:rPr>
        <w:t>harvest.</w:t>
      </w:r>
      <w:proofErr w:type="gramEnd"/>
      <w:r>
        <w:rPr>
          <w:rFonts w:ascii="Times New Roman" w:eastAsia="Times New Roman" w:hAnsi="Times New Roman" w:cs="Times New Roman"/>
          <w:sz w:val="24"/>
          <w:szCs w:val="24"/>
        </w:rPr>
        <w:t xml:space="preserve"> Table 1 shows the parameter value of each species, the values of which are based on interviews with local farmers.</w:t>
      </w:r>
    </w:p>
    <w:p w14:paraId="7F19A5A2" w14:textId="77777777" w:rsidR="00FC5BD3" w:rsidRDefault="00FC5BD3">
      <w:pPr>
        <w:jc w:val="both"/>
        <w:rPr>
          <w:rFonts w:ascii="Times New Roman" w:eastAsia="Times New Roman" w:hAnsi="Times New Roman" w:cs="Times New Roman"/>
          <w:sz w:val="24"/>
          <w:szCs w:val="24"/>
        </w:rPr>
      </w:pPr>
    </w:p>
    <w:p w14:paraId="15F435BC" w14:textId="77777777" w:rsidR="00F605E5" w:rsidRPr="005528D7" w:rsidRDefault="00F605E5" w:rsidP="00F605E5">
      <w:pPr>
        <w:pStyle w:val="NormalWeb"/>
        <w:spacing w:before="0" w:beforeAutospacing="0" w:after="120" w:afterAutospacing="0"/>
        <w:jc w:val="center"/>
        <w:rPr>
          <w:b/>
          <w:bCs/>
          <w:color w:val="000000"/>
        </w:rPr>
      </w:pPr>
      <w:r w:rsidRPr="005528D7">
        <w:rPr>
          <w:b/>
          <w:bCs/>
          <w:color w:val="000000"/>
        </w:rPr>
        <w:t xml:space="preserve">Table 1 </w:t>
      </w:r>
      <w:r>
        <w:rPr>
          <w:b/>
          <w:bCs/>
          <w:color w:val="000000"/>
        </w:rPr>
        <w:t>The stock rate and harvest period of two species fish.</w:t>
      </w:r>
    </w:p>
    <w:tbl>
      <w:tblPr>
        <w:tblW w:w="0" w:type="auto"/>
        <w:jc w:val="center"/>
        <w:tblBorders>
          <w:top w:val="single" w:sz="4" w:space="0" w:color="auto"/>
          <w:bottom w:val="single" w:sz="4" w:space="0" w:color="auto"/>
        </w:tblBorders>
        <w:tblCellMar>
          <w:top w:w="15" w:type="dxa"/>
          <w:left w:w="15" w:type="dxa"/>
          <w:bottom w:w="15" w:type="dxa"/>
          <w:right w:w="15" w:type="dxa"/>
        </w:tblCellMar>
        <w:tblLook w:val="04A0" w:firstRow="1" w:lastRow="0" w:firstColumn="1" w:lastColumn="0" w:noHBand="0" w:noVBand="1"/>
      </w:tblPr>
      <w:tblGrid>
        <w:gridCol w:w="1880"/>
        <w:gridCol w:w="1770"/>
        <w:gridCol w:w="1380"/>
      </w:tblGrid>
      <w:tr w:rsidR="00F605E5" w:rsidRPr="005528D7" w14:paraId="05098D97" w14:textId="77777777" w:rsidTr="008E0672">
        <w:trPr>
          <w:trHeight w:val="195"/>
          <w:jc w:val="center"/>
        </w:trPr>
        <w:tc>
          <w:tcPr>
            <w:tcW w:w="1880" w:type="dxa"/>
            <w:vMerge w:val="restart"/>
            <w:tcBorders>
              <w:top w:val="single" w:sz="4" w:space="0" w:color="auto"/>
              <w:bottom w:val="single" w:sz="4" w:space="0" w:color="auto"/>
            </w:tcBorders>
            <w:tcMar>
              <w:top w:w="100" w:type="dxa"/>
              <w:left w:w="100" w:type="dxa"/>
              <w:bottom w:w="100" w:type="dxa"/>
              <w:right w:w="100" w:type="dxa"/>
            </w:tcMar>
            <w:vAlign w:val="center"/>
            <w:hideMark/>
          </w:tcPr>
          <w:p w14:paraId="54BE26C4" w14:textId="77777777" w:rsidR="00F605E5" w:rsidRPr="005528D7" w:rsidRDefault="00F605E5" w:rsidP="008E0672">
            <w:pPr>
              <w:jc w:val="center"/>
              <w:rPr>
                <w:rFonts w:ascii="Times New Roman" w:eastAsia="Times New Roman" w:hAnsi="Times New Roman" w:cs="Times New Roman"/>
                <w:sz w:val="24"/>
                <w:szCs w:val="24"/>
              </w:rPr>
            </w:pPr>
            <w:r w:rsidRPr="005528D7">
              <w:rPr>
                <w:rFonts w:ascii="Times New Roman" w:eastAsia="Times New Roman" w:hAnsi="Times New Roman" w:cs="Times New Roman"/>
                <w:color w:val="000000"/>
                <w:sz w:val="24"/>
                <w:szCs w:val="24"/>
              </w:rPr>
              <w:t>parameter</w:t>
            </w:r>
          </w:p>
        </w:tc>
        <w:tc>
          <w:tcPr>
            <w:tcW w:w="3150" w:type="dxa"/>
            <w:gridSpan w:val="2"/>
            <w:tcBorders>
              <w:top w:val="single" w:sz="4" w:space="0" w:color="auto"/>
              <w:bottom w:val="single" w:sz="4" w:space="0" w:color="auto"/>
            </w:tcBorders>
            <w:tcMar>
              <w:top w:w="100" w:type="dxa"/>
              <w:left w:w="100" w:type="dxa"/>
              <w:bottom w:w="100" w:type="dxa"/>
              <w:right w:w="100" w:type="dxa"/>
            </w:tcMar>
            <w:vAlign w:val="center"/>
            <w:hideMark/>
          </w:tcPr>
          <w:p w14:paraId="1DE21342" w14:textId="77777777" w:rsidR="00F605E5" w:rsidRPr="005528D7" w:rsidRDefault="00F605E5" w:rsidP="008E0672">
            <w:pPr>
              <w:jc w:val="center"/>
              <w:rPr>
                <w:rFonts w:ascii="Times New Roman" w:eastAsia="Times New Roman" w:hAnsi="Times New Roman" w:cs="Times New Roman"/>
                <w:sz w:val="24"/>
                <w:szCs w:val="24"/>
              </w:rPr>
            </w:pPr>
            <w:r w:rsidRPr="005528D7">
              <w:rPr>
                <w:rFonts w:ascii="Times New Roman" w:eastAsia="Times New Roman" w:hAnsi="Times New Roman" w:cs="Times New Roman"/>
                <w:color w:val="000000"/>
                <w:sz w:val="24"/>
                <w:szCs w:val="24"/>
              </w:rPr>
              <w:t>value</w:t>
            </w:r>
          </w:p>
        </w:tc>
      </w:tr>
      <w:tr w:rsidR="00F605E5" w:rsidRPr="005528D7" w14:paraId="325F2817" w14:textId="77777777" w:rsidTr="008E0672">
        <w:trPr>
          <w:trHeight w:val="330"/>
          <w:jc w:val="center"/>
        </w:trPr>
        <w:tc>
          <w:tcPr>
            <w:tcW w:w="1880" w:type="dxa"/>
            <w:vMerge/>
            <w:tcBorders>
              <w:top w:val="single" w:sz="4" w:space="0" w:color="auto"/>
              <w:bottom w:val="single" w:sz="4" w:space="0" w:color="auto"/>
            </w:tcBorders>
            <w:vAlign w:val="center"/>
            <w:hideMark/>
          </w:tcPr>
          <w:p w14:paraId="5A899FB0" w14:textId="77777777" w:rsidR="00F605E5" w:rsidRPr="005528D7" w:rsidRDefault="00F605E5" w:rsidP="008E0672">
            <w:pPr>
              <w:jc w:val="center"/>
              <w:rPr>
                <w:rFonts w:ascii="Times New Roman" w:eastAsia="Times New Roman" w:hAnsi="Times New Roman" w:cs="Times New Roman"/>
                <w:sz w:val="24"/>
                <w:szCs w:val="24"/>
              </w:rPr>
            </w:pPr>
          </w:p>
        </w:tc>
        <w:tc>
          <w:tcPr>
            <w:tcW w:w="1770" w:type="dxa"/>
            <w:tcBorders>
              <w:top w:val="single" w:sz="4" w:space="0" w:color="auto"/>
              <w:bottom w:val="single" w:sz="4" w:space="0" w:color="auto"/>
            </w:tcBorders>
            <w:tcMar>
              <w:top w:w="100" w:type="dxa"/>
              <w:left w:w="100" w:type="dxa"/>
              <w:bottom w:w="100" w:type="dxa"/>
              <w:right w:w="100" w:type="dxa"/>
            </w:tcMar>
            <w:vAlign w:val="center"/>
            <w:hideMark/>
          </w:tcPr>
          <w:p w14:paraId="6CC007DD" w14:textId="77777777" w:rsidR="00F605E5" w:rsidRPr="005528D7" w:rsidRDefault="00F605E5" w:rsidP="008E0672">
            <w:pPr>
              <w:jc w:val="center"/>
              <w:rPr>
                <w:rFonts w:ascii="Times New Roman" w:eastAsia="Times New Roman" w:hAnsi="Times New Roman" w:cs="Times New Roman"/>
                <w:sz w:val="24"/>
                <w:szCs w:val="24"/>
              </w:rPr>
            </w:pPr>
            <w:r w:rsidRPr="005528D7">
              <w:rPr>
                <w:rFonts w:ascii="Times New Roman" w:eastAsia="Times New Roman" w:hAnsi="Times New Roman" w:cs="Times New Roman"/>
                <w:color w:val="000000"/>
                <w:sz w:val="24"/>
                <w:szCs w:val="24"/>
              </w:rPr>
              <w:t>yellow tail</w:t>
            </w:r>
          </w:p>
        </w:tc>
        <w:tc>
          <w:tcPr>
            <w:tcW w:w="1380" w:type="dxa"/>
            <w:tcBorders>
              <w:top w:val="single" w:sz="4" w:space="0" w:color="auto"/>
              <w:bottom w:val="single" w:sz="4" w:space="0" w:color="auto"/>
            </w:tcBorders>
            <w:tcMar>
              <w:top w:w="100" w:type="dxa"/>
              <w:left w:w="100" w:type="dxa"/>
              <w:bottom w:w="100" w:type="dxa"/>
              <w:right w:w="100" w:type="dxa"/>
            </w:tcMar>
            <w:vAlign w:val="center"/>
            <w:hideMark/>
          </w:tcPr>
          <w:p w14:paraId="1DFA9CD4" w14:textId="77777777" w:rsidR="00F605E5" w:rsidRPr="005528D7" w:rsidRDefault="00F605E5" w:rsidP="008E0672">
            <w:pPr>
              <w:jc w:val="center"/>
              <w:rPr>
                <w:rFonts w:ascii="Times New Roman" w:eastAsia="Times New Roman" w:hAnsi="Times New Roman" w:cs="Times New Roman"/>
                <w:sz w:val="24"/>
                <w:szCs w:val="24"/>
              </w:rPr>
            </w:pPr>
            <w:r w:rsidRPr="005528D7">
              <w:rPr>
                <w:rFonts w:ascii="Times New Roman" w:eastAsia="Times New Roman" w:hAnsi="Times New Roman" w:cs="Times New Roman"/>
                <w:color w:val="000000"/>
                <w:sz w:val="24"/>
                <w:szCs w:val="24"/>
              </w:rPr>
              <w:t>tuna</w:t>
            </w:r>
          </w:p>
        </w:tc>
      </w:tr>
      <w:tr w:rsidR="00F605E5" w:rsidRPr="005528D7" w14:paraId="64982D46" w14:textId="77777777" w:rsidTr="008E0672">
        <w:trPr>
          <w:trHeight w:val="105"/>
          <w:jc w:val="center"/>
        </w:trPr>
        <w:tc>
          <w:tcPr>
            <w:tcW w:w="1880" w:type="dxa"/>
            <w:tcBorders>
              <w:top w:val="single" w:sz="4" w:space="0" w:color="auto"/>
            </w:tcBorders>
            <w:tcMar>
              <w:top w:w="100" w:type="dxa"/>
              <w:left w:w="100" w:type="dxa"/>
              <w:bottom w:w="100" w:type="dxa"/>
              <w:right w:w="100" w:type="dxa"/>
            </w:tcMar>
            <w:vAlign w:val="center"/>
            <w:hideMark/>
          </w:tcPr>
          <w:p w14:paraId="0791C13E" w14:textId="77777777" w:rsidR="00F605E5" w:rsidRPr="005528D7" w:rsidRDefault="00F605E5" w:rsidP="008E0672">
            <w:pPr>
              <w:jc w:val="center"/>
              <w:rPr>
                <w:rFonts w:ascii="Times New Roman" w:eastAsia="Times New Roman" w:hAnsi="Times New Roman" w:cs="Times New Roman"/>
                <w:sz w:val="24"/>
                <w:szCs w:val="24"/>
              </w:rPr>
            </w:pPr>
            <w:r>
              <w:rPr>
                <w:noProof/>
                <w:color w:val="000000"/>
                <w:bdr w:val="none" w:sz="0" w:space="0" w:color="auto" w:frame="1"/>
              </w:rPr>
              <w:drawing>
                <wp:inline distT="0" distB="0" distL="0" distR="0" wp14:anchorId="22D70847" wp14:editId="2E655BAB">
                  <wp:extent cx="161925" cy="123825"/>
                  <wp:effectExtent l="0" t="0" r="9525" b="9525"/>
                  <wp:docPr id="43" name="Picture 43">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61925" cy="123825"/>
                          </a:xfrm>
                          <a:prstGeom prst="rect">
                            <a:avLst/>
                          </a:prstGeom>
                          <a:noFill/>
                          <a:ln>
                            <a:noFill/>
                          </a:ln>
                        </pic:spPr>
                      </pic:pic>
                    </a:graphicData>
                  </a:graphic>
                </wp:inline>
              </w:drawing>
            </w:r>
          </w:p>
        </w:tc>
        <w:tc>
          <w:tcPr>
            <w:tcW w:w="1770" w:type="dxa"/>
            <w:tcBorders>
              <w:top w:val="single" w:sz="4" w:space="0" w:color="auto"/>
            </w:tcBorders>
            <w:tcMar>
              <w:top w:w="100" w:type="dxa"/>
              <w:left w:w="100" w:type="dxa"/>
              <w:bottom w:w="100" w:type="dxa"/>
              <w:right w:w="100" w:type="dxa"/>
            </w:tcMar>
            <w:vAlign w:val="center"/>
            <w:hideMark/>
          </w:tcPr>
          <w:p w14:paraId="7DAF148D" w14:textId="77777777" w:rsidR="00F605E5" w:rsidRPr="005528D7" w:rsidRDefault="00F605E5" w:rsidP="008E0672">
            <w:pPr>
              <w:jc w:val="center"/>
              <w:rPr>
                <w:rFonts w:ascii="Times New Roman" w:eastAsia="Times New Roman" w:hAnsi="Times New Roman" w:cs="Times New Roman"/>
                <w:sz w:val="24"/>
                <w:szCs w:val="24"/>
              </w:rPr>
            </w:pPr>
            <w:r w:rsidRPr="005528D7">
              <w:rPr>
                <w:rFonts w:ascii="Times New Roman" w:eastAsia="Times New Roman" w:hAnsi="Times New Roman" w:cs="Times New Roman"/>
                <w:color w:val="000000"/>
                <w:sz w:val="24"/>
                <w:szCs w:val="24"/>
              </w:rPr>
              <w:t>3</w:t>
            </w:r>
            <w:r>
              <w:rPr>
                <w:rFonts w:ascii="Times New Roman" w:eastAsia="Times New Roman" w:hAnsi="Times New Roman" w:cs="Times New Roman"/>
                <w:color w:val="000000"/>
                <w:sz w:val="24"/>
                <w:szCs w:val="24"/>
              </w:rPr>
              <w:t>.0</w:t>
            </w:r>
            <w:r w:rsidRPr="005528D7">
              <w:rPr>
                <w:rFonts w:ascii="Times New Roman" w:eastAsia="Times New Roman" w:hAnsi="Times New Roman" w:cs="Times New Roman"/>
                <w:color w:val="000000"/>
                <w:sz w:val="24"/>
                <w:szCs w:val="24"/>
              </w:rPr>
              <w:t>%</w:t>
            </w:r>
          </w:p>
        </w:tc>
        <w:tc>
          <w:tcPr>
            <w:tcW w:w="1380" w:type="dxa"/>
            <w:tcBorders>
              <w:top w:val="single" w:sz="4" w:space="0" w:color="auto"/>
            </w:tcBorders>
            <w:tcMar>
              <w:top w:w="100" w:type="dxa"/>
              <w:left w:w="100" w:type="dxa"/>
              <w:bottom w:w="100" w:type="dxa"/>
              <w:right w:w="100" w:type="dxa"/>
            </w:tcMar>
            <w:vAlign w:val="center"/>
            <w:hideMark/>
          </w:tcPr>
          <w:p w14:paraId="40B46BCB" w14:textId="77777777" w:rsidR="00F605E5" w:rsidRPr="005528D7" w:rsidRDefault="00F605E5" w:rsidP="008E0672">
            <w:pPr>
              <w:jc w:val="center"/>
              <w:rPr>
                <w:rFonts w:ascii="Times New Roman" w:eastAsia="Times New Roman" w:hAnsi="Times New Roman" w:cs="Times New Roman"/>
                <w:sz w:val="24"/>
                <w:szCs w:val="24"/>
              </w:rPr>
            </w:pPr>
            <w:r w:rsidRPr="005528D7">
              <w:rPr>
                <w:rFonts w:ascii="Times New Roman" w:eastAsia="Times New Roman" w:hAnsi="Times New Roman" w:cs="Times New Roman"/>
                <w:color w:val="000000"/>
                <w:sz w:val="24"/>
                <w:szCs w:val="24"/>
              </w:rPr>
              <w:t>0.3%</w:t>
            </w:r>
          </w:p>
        </w:tc>
      </w:tr>
      <w:tr w:rsidR="00F605E5" w:rsidRPr="005528D7" w14:paraId="65E41DF6" w14:textId="77777777" w:rsidTr="008E0672">
        <w:trPr>
          <w:trHeight w:val="20"/>
          <w:jc w:val="center"/>
        </w:trPr>
        <w:tc>
          <w:tcPr>
            <w:tcW w:w="1880" w:type="dxa"/>
            <w:tcMar>
              <w:top w:w="100" w:type="dxa"/>
              <w:left w:w="100" w:type="dxa"/>
              <w:bottom w:w="100" w:type="dxa"/>
              <w:right w:w="100" w:type="dxa"/>
            </w:tcMar>
            <w:vAlign w:val="center"/>
            <w:hideMark/>
          </w:tcPr>
          <w:p w14:paraId="3D0DD12A" w14:textId="77777777" w:rsidR="00F605E5" w:rsidRPr="005528D7" w:rsidRDefault="00F605E5" w:rsidP="008E0672">
            <w:pPr>
              <w:jc w:val="center"/>
              <w:rPr>
                <w:rFonts w:ascii="Times New Roman" w:eastAsia="Times New Roman" w:hAnsi="Times New Roman" w:cs="Times New Roman"/>
                <w:sz w:val="24"/>
                <w:szCs w:val="24"/>
              </w:rPr>
            </w:pPr>
            <w:r w:rsidRPr="005528D7">
              <w:rPr>
                <w:noProof/>
                <w:color w:val="000000"/>
              </w:rPr>
              <w:drawing>
                <wp:inline distT="0" distB="0" distL="0" distR="0" wp14:anchorId="017A7ABA" wp14:editId="52C2EF9C">
                  <wp:extent cx="123825" cy="114300"/>
                  <wp:effectExtent l="0" t="0" r="9525" b="0"/>
                  <wp:docPr id="44" name="Picture 44">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23825" cy="114300"/>
                          </a:xfrm>
                          <a:prstGeom prst="rect">
                            <a:avLst/>
                          </a:prstGeom>
                          <a:noFill/>
                          <a:ln>
                            <a:noFill/>
                          </a:ln>
                        </pic:spPr>
                      </pic:pic>
                    </a:graphicData>
                  </a:graphic>
                </wp:inline>
              </w:drawing>
            </w:r>
            <w:r w:rsidRPr="005528D7">
              <w:rPr>
                <w:rFonts w:ascii="Times New Roman" w:eastAsia="Times New Roman" w:hAnsi="Times New Roman" w:cs="Times New Roman"/>
                <w:color w:val="000000"/>
                <w:sz w:val="24"/>
                <w:szCs w:val="24"/>
              </w:rPr>
              <w:t>(year)</w:t>
            </w:r>
          </w:p>
        </w:tc>
        <w:tc>
          <w:tcPr>
            <w:tcW w:w="1770" w:type="dxa"/>
            <w:tcMar>
              <w:top w:w="100" w:type="dxa"/>
              <w:left w:w="100" w:type="dxa"/>
              <w:bottom w:w="100" w:type="dxa"/>
              <w:right w:w="100" w:type="dxa"/>
            </w:tcMar>
            <w:vAlign w:val="center"/>
            <w:hideMark/>
          </w:tcPr>
          <w:p w14:paraId="561DFFF7" w14:textId="77777777" w:rsidR="00F605E5" w:rsidRPr="005528D7" w:rsidRDefault="00F605E5" w:rsidP="008E0672">
            <w:pPr>
              <w:jc w:val="center"/>
              <w:rPr>
                <w:rFonts w:ascii="Times New Roman" w:eastAsia="Times New Roman" w:hAnsi="Times New Roman" w:cs="Times New Roman"/>
                <w:sz w:val="24"/>
                <w:szCs w:val="24"/>
              </w:rPr>
            </w:pPr>
            <w:r w:rsidRPr="005528D7">
              <w:rPr>
                <w:rFonts w:ascii="Times New Roman" w:eastAsia="Times New Roman" w:hAnsi="Times New Roman" w:cs="Times New Roman"/>
                <w:color w:val="000000"/>
                <w:sz w:val="24"/>
                <w:szCs w:val="24"/>
              </w:rPr>
              <w:t>2</w:t>
            </w:r>
            <w:r>
              <w:rPr>
                <w:rFonts w:ascii="Times New Roman" w:eastAsia="Times New Roman" w:hAnsi="Times New Roman" w:cs="Times New Roman"/>
                <w:color w:val="000000"/>
                <w:sz w:val="24"/>
                <w:szCs w:val="24"/>
              </w:rPr>
              <w:t>.0</w:t>
            </w:r>
          </w:p>
        </w:tc>
        <w:tc>
          <w:tcPr>
            <w:tcW w:w="1380" w:type="dxa"/>
            <w:tcMar>
              <w:top w:w="100" w:type="dxa"/>
              <w:left w:w="100" w:type="dxa"/>
              <w:bottom w:w="100" w:type="dxa"/>
              <w:right w:w="100" w:type="dxa"/>
            </w:tcMar>
            <w:vAlign w:val="center"/>
            <w:hideMark/>
          </w:tcPr>
          <w:p w14:paraId="57F17A0D" w14:textId="77777777" w:rsidR="00F605E5" w:rsidRPr="005528D7" w:rsidRDefault="00F605E5" w:rsidP="008E0672">
            <w:pPr>
              <w:jc w:val="center"/>
              <w:rPr>
                <w:rFonts w:ascii="Times New Roman" w:eastAsia="Times New Roman" w:hAnsi="Times New Roman" w:cs="Times New Roman"/>
                <w:sz w:val="24"/>
                <w:szCs w:val="24"/>
              </w:rPr>
            </w:pPr>
            <w:r w:rsidRPr="005528D7">
              <w:rPr>
                <w:rFonts w:ascii="Times New Roman" w:eastAsia="Times New Roman" w:hAnsi="Times New Roman" w:cs="Times New Roman"/>
                <w:color w:val="000000"/>
                <w:sz w:val="24"/>
                <w:szCs w:val="24"/>
              </w:rPr>
              <w:t>3</w:t>
            </w:r>
            <w:r>
              <w:rPr>
                <w:rFonts w:ascii="Times New Roman" w:eastAsia="Times New Roman" w:hAnsi="Times New Roman" w:cs="Times New Roman"/>
                <w:color w:val="000000"/>
                <w:sz w:val="24"/>
                <w:szCs w:val="24"/>
              </w:rPr>
              <w:t>.0</w:t>
            </w:r>
          </w:p>
        </w:tc>
      </w:tr>
    </w:tbl>
    <w:p w14:paraId="7B5E4D04" w14:textId="77777777" w:rsidR="00FC5BD3" w:rsidRDefault="00FC5BD3">
      <w:pPr>
        <w:jc w:val="both"/>
        <w:rPr>
          <w:rFonts w:ascii="Times New Roman" w:eastAsia="Times New Roman" w:hAnsi="Times New Roman" w:cs="Times New Roman"/>
          <w:sz w:val="24"/>
          <w:szCs w:val="24"/>
        </w:rPr>
      </w:pPr>
    </w:p>
    <w:p w14:paraId="6BBD8CCF" w14:textId="77777777" w:rsidR="00FC5BD3" w:rsidRDefault="00CC2895">
      <w:pPr>
        <w:pStyle w:val="Heading2"/>
      </w:pPr>
      <w:bookmarkStart w:id="39" w:name="_1fob9te" w:colFirst="0" w:colLast="0"/>
      <w:bookmarkEnd w:id="39"/>
      <w:r>
        <w:t>2) Aquaculture intensity index</w:t>
      </w:r>
    </w:p>
    <w:p w14:paraId="61CFD2DD" w14:textId="77777777" w:rsidR="00FC5BD3" w:rsidRDefault="00CC289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Kitazawa</w:t>
      </w:r>
      <w:r w:rsidR="00F605E5" w:rsidRPr="00F605E5">
        <w:rPr>
          <w:rFonts w:ascii="Times New Roman" w:eastAsia="Times New Roman" w:hAnsi="Times New Roman" w:cs="Times New Roman"/>
          <w:sz w:val="24"/>
          <w:szCs w:val="24"/>
          <w:vertAlign w:val="superscript"/>
        </w:rPr>
        <w:t xml:space="preserve"> </w:t>
      </w:r>
      <w:r>
        <w:rPr>
          <w:rFonts w:ascii="Times New Roman" w:eastAsia="Times New Roman" w:hAnsi="Times New Roman" w:cs="Times New Roman"/>
          <w:sz w:val="24"/>
          <w:szCs w:val="24"/>
          <w:vertAlign w:val="superscript"/>
        </w:rPr>
        <w:t>[8]</w:t>
      </w:r>
      <w:r>
        <w:rPr>
          <w:rFonts w:ascii="Times New Roman" w:eastAsia="Times New Roman" w:hAnsi="Times New Roman" w:cs="Times New Roman"/>
          <w:sz w:val="24"/>
          <w:szCs w:val="24"/>
        </w:rPr>
        <w:t xml:space="preserve"> proposed an indicator for evaluating the sustainability of farms and this paper simplifies this indicator: considering annual production, area and mean water depth of fish farms (see Eq. 3). </w:t>
      </w:r>
    </w:p>
    <w:p w14:paraId="7CD95740" w14:textId="77777777" w:rsidR="00F605E5" w:rsidRDefault="00F605E5">
      <w:pPr>
        <w:jc w:val="both"/>
        <w:rPr>
          <w:rFonts w:ascii="Times New Roman" w:eastAsia="Times New Roman" w:hAnsi="Times New Roman" w:cs="Times New Roman"/>
          <w:sz w:val="24"/>
          <w:szCs w:val="24"/>
        </w:rPr>
      </w:pPr>
    </w:p>
    <w:tbl>
      <w:tblPr>
        <w:tblStyle w:val="a1"/>
        <w:tblW w:w="963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12"/>
        <w:gridCol w:w="3213"/>
        <w:gridCol w:w="3213"/>
      </w:tblGrid>
      <w:tr w:rsidR="00FC5BD3" w14:paraId="187B68E2" w14:textId="77777777">
        <w:tc>
          <w:tcPr>
            <w:tcW w:w="3212" w:type="dxa"/>
            <w:tcBorders>
              <w:top w:val="nil"/>
              <w:left w:val="nil"/>
              <w:bottom w:val="nil"/>
              <w:right w:val="nil"/>
            </w:tcBorders>
            <w:shd w:val="clear" w:color="auto" w:fill="auto"/>
            <w:tcMar>
              <w:top w:w="100" w:type="dxa"/>
              <w:left w:w="100" w:type="dxa"/>
              <w:bottom w:w="100" w:type="dxa"/>
              <w:right w:w="100" w:type="dxa"/>
            </w:tcMar>
            <w:vAlign w:val="center"/>
          </w:tcPr>
          <w:p w14:paraId="38F532D4" w14:textId="77777777" w:rsidR="00FC5BD3" w:rsidRDefault="00FC5BD3">
            <w:pPr>
              <w:widowControl w:val="0"/>
              <w:jc w:val="center"/>
              <w:rPr>
                <w:rFonts w:ascii="Times New Roman" w:eastAsia="Times New Roman" w:hAnsi="Times New Roman" w:cs="Times New Roman"/>
                <w:sz w:val="24"/>
                <w:szCs w:val="24"/>
              </w:rPr>
            </w:pPr>
          </w:p>
        </w:tc>
        <w:tc>
          <w:tcPr>
            <w:tcW w:w="3213" w:type="dxa"/>
            <w:tcBorders>
              <w:top w:val="nil"/>
              <w:left w:val="nil"/>
              <w:bottom w:val="nil"/>
              <w:right w:val="nil"/>
            </w:tcBorders>
            <w:shd w:val="clear" w:color="auto" w:fill="auto"/>
            <w:tcMar>
              <w:top w:w="100" w:type="dxa"/>
              <w:left w:w="100" w:type="dxa"/>
              <w:bottom w:w="100" w:type="dxa"/>
              <w:right w:w="100" w:type="dxa"/>
            </w:tcMar>
            <w:vAlign w:val="center"/>
          </w:tcPr>
          <w:p w14:paraId="31ABBD2B" w14:textId="77777777" w:rsidR="00FC5BD3" w:rsidRDefault="00B17F26">
            <w:pPr>
              <w:jc w:val="center"/>
              <w:rPr>
                <w:rFonts w:ascii="Times New Roman" w:eastAsia="Times New Roman" w:hAnsi="Times New Roman" w:cs="Times New Roman"/>
                <w:sz w:val="24"/>
                <w:szCs w:val="24"/>
              </w:rPr>
            </w:pPr>
            <w:hyperlink r:id="rId37">
              <w:r w:rsidR="00CC2895">
                <w:rPr>
                  <w:rFonts w:ascii="Times New Roman" w:eastAsia="Times New Roman" w:hAnsi="Times New Roman" w:cs="Times New Roman"/>
                  <w:noProof/>
                  <w:sz w:val="24"/>
                  <w:szCs w:val="24"/>
                </w:rPr>
                <w:drawing>
                  <wp:inline distT="19050" distB="19050" distL="19050" distR="19050" wp14:anchorId="53DEC37D" wp14:editId="23FE6A4E">
                    <wp:extent cx="812800" cy="304800"/>
                    <wp:effectExtent l="0" t="0" r="0" b="0"/>
                    <wp:docPr id="1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8"/>
                            <a:srcRect/>
                            <a:stretch>
                              <a:fillRect/>
                            </a:stretch>
                          </pic:blipFill>
                          <pic:spPr>
                            <a:xfrm>
                              <a:off x="0" y="0"/>
                              <a:ext cx="812800" cy="304800"/>
                            </a:xfrm>
                            <a:prstGeom prst="rect">
                              <a:avLst/>
                            </a:prstGeom>
                            <a:ln/>
                          </pic:spPr>
                        </pic:pic>
                      </a:graphicData>
                    </a:graphic>
                  </wp:inline>
                </w:drawing>
              </w:r>
            </w:hyperlink>
          </w:p>
        </w:tc>
        <w:tc>
          <w:tcPr>
            <w:tcW w:w="3213" w:type="dxa"/>
            <w:tcBorders>
              <w:top w:val="nil"/>
              <w:left w:val="nil"/>
              <w:bottom w:val="nil"/>
              <w:right w:val="nil"/>
            </w:tcBorders>
            <w:shd w:val="clear" w:color="auto" w:fill="auto"/>
            <w:tcMar>
              <w:top w:w="100" w:type="dxa"/>
              <w:left w:w="100" w:type="dxa"/>
              <w:bottom w:w="100" w:type="dxa"/>
              <w:right w:w="100" w:type="dxa"/>
            </w:tcMar>
            <w:vAlign w:val="center"/>
          </w:tcPr>
          <w:p w14:paraId="2484DF68" w14:textId="77777777" w:rsidR="00FC5BD3" w:rsidRPr="00F605E5" w:rsidRDefault="00CC2895">
            <w:pPr>
              <w:jc w:val="right"/>
              <w:rPr>
                <w:rFonts w:ascii="Times New Roman" w:eastAsia="Times New Roman" w:hAnsi="Times New Roman" w:cs="Times New Roman"/>
                <w:sz w:val="24"/>
                <w:szCs w:val="24"/>
              </w:rPr>
            </w:pPr>
            <w:r w:rsidRPr="00F605E5">
              <w:rPr>
                <w:rFonts w:ascii="Times New Roman" w:eastAsia="Gungsuh" w:hAnsi="Times New Roman" w:cs="Times New Roman"/>
                <w:sz w:val="24"/>
                <w:szCs w:val="24"/>
              </w:rPr>
              <w:t>（</w:t>
            </w:r>
            <w:r w:rsidRPr="00F605E5">
              <w:rPr>
                <w:rFonts w:ascii="Times New Roman" w:eastAsia="Gungsuh" w:hAnsi="Times New Roman" w:cs="Times New Roman"/>
                <w:sz w:val="24"/>
                <w:szCs w:val="24"/>
              </w:rPr>
              <w:t>Eq. 3</w:t>
            </w:r>
            <w:r w:rsidRPr="00F605E5">
              <w:rPr>
                <w:rFonts w:ascii="Times New Roman" w:eastAsia="Gungsuh" w:hAnsi="Times New Roman" w:cs="Times New Roman"/>
                <w:sz w:val="24"/>
                <w:szCs w:val="24"/>
              </w:rPr>
              <w:t>）</w:t>
            </w:r>
          </w:p>
        </w:tc>
      </w:tr>
    </w:tbl>
    <w:p w14:paraId="5173603F" w14:textId="77777777" w:rsidR="00F605E5" w:rsidRDefault="00F605E5">
      <w:pPr>
        <w:jc w:val="both"/>
        <w:rPr>
          <w:rFonts w:ascii="Times New Roman" w:eastAsia="Times New Roman" w:hAnsi="Times New Roman" w:cs="Times New Roman"/>
          <w:sz w:val="24"/>
          <w:szCs w:val="24"/>
        </w:rPr>
      </w:pPr>
    </w:p>
    <w:p w14:paraId="524028ED" w14:textId="4C608409" w:rsidR="00FC5BD3" w:rsidRDefault="00CC289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where </w:t>
      </w:r>
      <w:hyperlink r:id="rId39">
        <w:r>
          <w:rPr>
            <w:rFonts w:ascii="Times New Roman" w:eastAsia="Times New Roman" w:hAnsi="Times New Roman" w:cs="Times New Roman"/>
            <w:noProof/>
            <w:sz w:val="24"/>
            <w:szCs w:val="24"/>
          </w:rPr>
          <w:drawing>
            <wp:inline distT="19050" distB="19050" distL="19050" distR="19050" wp14:anchorId="7240E848" wp14:editId="3F1C09F8">
              <wp:extent cx="76200" cy="101600"/>
              <wp:effectExtent l="0" t="0" r="0" b="0"/>
              <wp:docPr id="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40"/>
                      <a:srcRect/>
                      <a:stretch>
                        <a:fillRect/>
                      </a:stretch>
                    </pic:blipFill>
                    <pic:spPr>
                      <a:xfrm>
                        <a:off x="0" y="0"/>
                        <a:ext cx="76200" cy="101600"/>
                      </a:xfrm>
                      <a:prstGeom prst="rect">
                        <a:avLst/>
                      </a:prstGeom>
                      <a:ln/>
                    </pic:spPr>
                  </pic:pic>
                </a:graphicData>
              </a:graphic>
            </wp:inline>
          </w:drawing>
        </w:r>
      </w:hyperlink>
      <w:r>
        <w:rPr>
          <w:rFonts w:ascii="Times New Roman" w:eastAsia="Times New Roman" w:hAnsi="Times New Roman" w:cs="Times New Roman"/>
          <w:sz w:val="24"/>
          <w:szCs w:val="24"/>
        </w:rPr>
        <w:t xml:space="preserve"> (kg m</w:t>
      </w:r>
      <w:r>
        <w:rPr>
          <w:rFonts w:ascii="Times New Roman" w:eastAsia="Times New Roman" w:hAnsi="Times New Roman" w:cs="Times New Roman"/>
          <w:sz w:val="24"/>
          <w:szCs w:val="24"/>
          <w:vertAlign w:val="superscript"/>
        </w:rPr>
        <w:t>-3</w:t>
      </w:r>
      <w:r>
        <w:rPr>
          <w:rFonts w:ascii="Times New Roman" w:eastAsia="Times New Roman" w:hAnsi="Times New Roman" w:cs="Times New Roman"/>
          <w:sz w:val="24"/>
          <w:szCs w:val="24"/>
        </w:rPr>
        <w:t xml:space="preserve">) means the aquaculture intensity index. Smaller </w:t>
      </w:r>
      <w:hyperlink r:id="rId41">
        <w:r>
          <w:rPr>
            <w:rFonts w:ascii="Times New Roman" w:eastAsia="Times New Roman" w:hAnsi="Times New Roman" w:cs="Times New Roman"/>
            <w:noProof/>
            <w:sz w:val="24"/>
            <w:szCs w:val="24"/>
          </w:rPr>
          <w:drawing>
            <wp:inline distT="19050" distB="19050" distL="19050" distR="19050" wp14:anchorId="31B733A8" wp14:editId="5C456F39">
              <wp:extent cx="76200" cy="101600"/>
              <wp:effectExtent l="0" t="0" r="0" b="0"/>
              <wp:docPr id="1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40"/>
                      <a:srcRect/>
                      <a:stretch>
                        <a:fillRect/>
                      </a:stretch>
                    </pic:blipFill>
                    <pic:spPr>
                      <a:xfrm>
                        <a:off x="0" y="0"/>
                        <a:ext cx="76200" cy="101600"/>
                      </a:xfrm>
                      <a:prstGeom prst="rect">
                        <a:avLst/>
                      </a:prstGeom>
                      <a:ln/>
                    </pic:spPr>
                  </pic:pic>
                </a:graphicData>
              </a:graphic>
            </wp:inline>
          </w:drawing>
        </w:r>
      </w:hyperlink>
      <w:r>
        <w:rPr>
          <w:rFonts w:ascii="Times New Roman" w:eastAsia="Times New Roman" w:hAnsi="Times New Roman" w:cs="Times New Roman"/>
          <w:sz w:val="24"/>
          <w:szCs w:val="24"/>
        </w:rPr>
        <w:t xml:space="preserve"> means lower culture intensity and higher sustainability. </w:t>
      </w:r>
      <w:hyperlink r:id="rId42">
        <w:r>
          <w:rPr>
            <w:rFonts w:ascii="Times New Roman" w:eastAsia="Times New Roman" w:hAnsi="Times New Roman" w:cs="Times New Roman"/>
            <w:noProof/>
            <w:sz w:val="24"/>
            <w:szCs w:val="24"/>
          </w:rPr>
          <w:drawing>
            <wp:inline distT="19050" distB="19050" distL="19050" distR="19050" wp14:anchorId="6EC8CA93" wp14:editId="281066AF">
              <wp:extent cx="76200" cy="88900"/>
              <wp:effectExtent l="0" t="0" r="0" b="0"/>
              <wp:docPr id="3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2"/>
                      <a:srcRect/>
                      <a:stretch>
                        <a:fillRect/>
                      </a:stretch>
                    </pic:blipFill>
                    <pic:spPr>
                      <a:xfrm>
                        <a:off x="0" y="0"/>
                        <a:ext cx="76200" cy="88900"/>
                      </a:xfrm>
                      <a:prstGeom prst="rect">
                        <a:avLst/>
                      </a:prstGeom>
                      <a:ln/>
                    </pic:spPr>
                  </pic:pic>
                </a:graphicData>
              </a:graphic>
            </wp:inline>
          </w:drawing>
        </w:r>
      </w:hyperlink>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(kg), </w:t>
      </w:r>
      <w:hyperlink r:id="rId43">
        <w:r>
          <w:rPr>
            <w:rFonts w:ascii="Times New Roman" w:eastAsia="Times New Roman" w:hAnsi="Times New Roman" w:cs="Times New Roman"/>
            <w:noProof/>
            <w:sz w:val="24"/>
            <w:szCs w:val="24"/>
          </w:rPr>
          <w:drawing>
            <wp:inline distT="19050" distB="19050" distL="19050" distR="19050" wp14:anchorId="18401607" wp14:editId="6D99C4D6">
              <wp:extent cx="114300" cy="114300"/>
              <wp:effectExtent l="0" t="0" r="0" b="0"/>
              <wp:docPr id="1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4"/>
                      <a:srcRect/>
                      <a:stretch>
                        <a:fillRect/>
                      </a:stretch>
                    </pic:blipFill>
                    <pic:spPr>
                      <a:xfrm>
                        <a:off x="0" y="0"/>
                        <a:ext cx="114300" cy="114300"/>
                      </a:xfrm>
                      <a:prstGeom prst="rect">
                        <a:avLst/>
                      </a:prstGeom>
                      <a:ln/>
                    </pic:spPr>
                  </pic:pic>
                </a:graphicData>
              </a:graphic>
            </wp:inline>
          </w:drawing>
        </w:r>
      </w:hyperlink>
      <w:r>
        <w:rPr>
          <w:rFonts w:ascii="Times New Roman" w:eastAsia="Times New Roman" w:hAnsi="Times New Roman" w:cs="Times New Roman"/>
          <w:sz w:val="24"/>
          <w:szCs w:val="24"/>
        </w:rPr>
        <w:t xml:space="preserve"> (m</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w:t>
      </w:r>
      <w:ins w:id="40" w:author="daisuke" w:date="2019-09-16T00:30:00Z">
        <w:r w:rsidR="0084753D">
          <w:rPr>
            <w:rFonts w:ascii="Times New Roman" w:eastAsia="Times New Roman" w:hAnsi="Times New Roman" w:cs="Times New Roman"/>
            <w:sz w:val="24"/>
            <w:szCs w:val="24"/>
          </w:rPr>
          <w:t>,</w:t>
        </w:r>
      </w:ins>
      <w:r>
        <w:rPr>
          <w:rFonts w:ascii="Times New Roman" w:eastAsia="Times New Roman" w:hAnsi="Times New Roman" w:cs="Times New Roman"/>
          <w:sz w:val="24"/>
          <w:szCs w:val="24"/>
        </w:rPr>
        <w:t xml:space="preserve"> and </w:t>
      </w:r>
      <w:hyperlink r:id="rId45">
        <w:r>
          <w:rPr>
            <w:rFonts w:ascii="Times New Roman" w:eastAsia="Times New Roman" w:hAnsi="Times New Roman" w:cs="Times New Roman"/>
            <w:noProof/>
            <w:sz w:val="24"/>
            <w:szCs w:val="24"/>
          </w:rPr>
          <w:drawing>
            <wp:inline distT="19050" distB="19050" distL="19050" distR="19050" wp14:anchorId="3F212BB8" wp14:editId="769713EC">
              <wp:extent cx="127000" cy="127000"/>
              <wp:effectExtent l="0" t="0" r="0" b="0"/>
              <wp:docPr id="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6"/>
                      <a:srcRect/>
                      <a:stretch>
                        <a:fillRect/>
                      </a:stretch>
                    </pic:blipFill>
                    <pic:spPr>
                      <a:xfrm>
                        <a:off x="0" y="0"/>
                        <a:ext cx="127000" cy="127000"/>
                      </a:xfrm>
                      <a:prstGeom prst="rect">
                        <a:avLst/>
                      </a:prstGeom>
                      <a:ln/>
                    </pic:spPr>
                  </pic:pic>
                </a:graphicData>
              </a:graphic>
            </wp:inline>
          </w:drawing>
        </w:r>
      </w:hyperlink>
      <w:r>
        <w:rPr>
          <w:rFonts w:ascii="Times New Roman" w:eastAsia="Times New Roman" w:hAnsi="Times New Roman" w:cs="Times New Roman"/>
          <w:sz w:val="24"/>
          <w:szCs w:val="24"/>
        </w:rPr>
        <w:t xml:space="preserve"> (m) </w:t>
      </w:r>
      <w:del w:id="41" w:author="daisuke" w:date="2019-09-16T00:29:00Z">
        <w:r w:rsidDel="0084753D">
          <w:rPr>
            <w:rFonts w:ascii="Times New Roman" w:eastAsia="Times New Roman" w:hAnsi="Times New Roman" w:cs="Times New Roman"/>
            <w:sz w:val="24"/>
            <w:szCs w:val="24"/>
          </w:rPr>
          <w:delText xml:space="preserve">is </w:delText>
        </w:r>
      </w:del>
      <w:ins w:id="42" w:author="daisuke" w:date="2019-09-16T00:29:00Z">
        <w:r w:rsidR="0084753D">
          <w:rPr>
            <w:rFonts w:ascii="Times New Roman" w:eastAsia="Times New Roman" w:hAnsi="Times New Roman" w:cs="Times New Roman"/>
            <w:sz w:val="24"/>
            <w:szCs w:val="24"/>
          </w:rPr>
          <w:t xml:space="preserve">are </w:t>
        </w:r>
      </w:ins>
      <w:r>
        <w:rPr>
          <w:rFonts w:ascii="Times New Roman" w:eastAsia="Times New Roman" w:hAnsi="Times New Roman" w:cs="Times New Roman"/>
          <w:sz w:val="24"/>
          <w:szCs w:val="24"/>
        </w:rPr>
        <w:t>the annual production, surface area</w:t>
      </w:r>
      <w:ins w:id="43" w:author="daisuke" w:date="2019-09-16T00:30:00Z">
        <w:r w:rsidR="0084753D">
          <w:rPr>
            <w:rFonts w:ascii="Times New Roman" w:eastAsia="Times New Roman" w:hAnsi="Times New Roman" w:cs="Times New Roman"/>
            <w:sz w:val="24"/>
            <w:szCs w:val="24"/>
          </w:rPr>
          <w:t>,</w:t>
        </w:r>
      </w:ins>
      <w:r>
        <w:rPr>
          <w:rFonts w:ascii="Times New Roman" w:eastAsia="Times New Roman" w:hAnsi="Times New Roman" w:cs="Times New Roman"/>
          <w:sz w:val="24"/>
          <w:szCs w:val="24"/>
        </w:rPr>
        <w:t xml:space="preserve"> and mean depth of each farm</w:t>
      </w:r>
      <w:ins w:id="44" w:author="daisuke" w:date="2019-09-16T00:30:00Z">
        <w:r w:rsidR="0084753D">
          <w:rPr>
            <w:rFonts w:ascii="Times New Roman" w:eastAsia="Times New Roman" w:hAnsi="Times New Roman" w:cs="Times New Roman"/>
            <w:sz w:val="24"/>
            <w:szCs w:val="24"/>
          </w:rPr>
          <w:t xml:space="preserve">, </w:t>
        </w:r>
        <w:commentRangeStart w:id="45"/>
        <w:r w:rsidR="0084753D">
          <w:rPr>
            <w:rFonts w:ascii="Times New Roman" w:eastAsia="Times New Roman" w:hAnsi="Times New Roman" w:cs="Times New Roman"/>
            <w:sz w:val="24"/>
            <w:szCs w:val="24"/>
          </w:rPr>
          <w:t>respectively</w:t>
        </w:r>
      </w:ins>
      <w:commentRangeEnd w:id="45"/>
      <w:ins w:id="46" w:author="daisuke" w:date="2019-09-16T00:31:00Z">
        <w:r w:rsidR="0084753D">
          <w:rPr>
            <w:rStyle w:val="CommentReference"/>
          </w:rPr>
          <w:commentReference w:id="45"/>
        </w:r>
      </w:ins>
      <w:r>
        <w:rPr>
          <w:rFonts w:ascii="Times New Roman" w:eastAsia="Times New Roman" w:hAnsi="Times New Roman" w:cs="Times New Roman"/>
          <w:sz w:val="24"/>
          <w:szCs w:val="24"/>
        </w:rPr>
        <w:t xml:space="preserve">. The greater the water depth, the more easily the excretion is spread, and the bottom pollution is less likely to occur. The larger the area of the farm, the smaller the stocking density and the smaller the local water quality pollution. </w:t>
      </w:r>
    </w:p>
    <w:p w14:paraId="026EF65A" w14:textId="77777777" w:rsidR="00FC5BD3" w:rsidRDefault="00FC5BD3">
      <w:pPr>
        <w:jc w:val="both"/>
        <w:rPr>
          <w:rFonts w:ascii="Times New Roman" w:eastAsia="Times New Roman" w:hAnsi="Times New Roman" w:cs="Times New Roman"/>
          <w:sz w:val="24"/>
          <w:szCs w:val="24"/>
        </w:rPr>
      </w:pPr>
    </w:p>
    <w:p w14:paraId="75ED7D89" w14:textId="77777777" w:rsidR="00FC5BD3" w:rsidRDefault="00CC2895">
      <w:pPr>
        <w:pStyle w:val="Heading1"/>
      </w:pPr>
      <w:bookmarkStart w:id="47" w:name="_3znysh7" w:colFirst="0" w:colLast="0"/>
      <w:bookmarkEnd w:id="47"/>
      <w:r>
        <w:t>Materials</w:t>
      </w:r>
    </w:p>
    <w:p w14:paraId="32F5DC5F" w14:textId="77777777" w:rsidR="00FC5BD3" w:rsidRDefault="00FC5BD3" w:rsidP="00F605E5">
      <w:bookmarkStart w:id="48" w:name="_pvv72shfm635" w:colFirst="0" w:colLast="0"/>
      <w:bookmarkStart w:id="49" w:name="_bfr3h82syaz8" w:colFirst="0" w:colLast="0"/>
      <w:bookmarkEnd w:id="48"/>
      <w:bookmarkEnd w:id="49"/>
    </w:p>
    <w:p w14:paraId="1D13ECC6" w14:textId="77777777" w:rsidR="00FC5BD3" w:rsidRDefault="00CC289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calculation period of this research is 2017. The Aquaculture Intensity Index (AII) approach is applied in the coastal area of </w:t>
      </w:r>
      <w:proofErr w:type="spellStart"/>
      <w:r>
        <w:rPr>
          <w:rFonts w:ascii="Times New Roman" w:eastAsia="Times New Roman" w:hAnsi="Times New Roman" w:cs="Times New Roman"/>
          <w:sz w:val="24"/>
          <w:szCs w:val="24"/>
        </w:rPr>
        <w:t>Tsukumi</w:t>
      </w:r>
      <w:proofErr w:type="spellEnd"/>
      <w:r>
        <w:rPr>
          <w:rFonts w:ascii="Times New Roman" w:eastAsia="Times New Roman" w:hAnsi="Times New Roman" w:cs="Times New Roman"/>
          <w:sz w:val="24"/>
          <w:szCs w:val="24"/>
        </w:rPr>
        <w:t xml:space="preserve"> city and Saiki city, where farms of yellowtail and tuna of Oita prefecture located (see Fig. 1), accounting for about 91% of the fish production of Oita prefecture in 2017.</w:t>
      </w:r>
    </w:p>
    <w:p w14:paraId="206F2D9E" w14:textId="77777777" w:rsidR="00FC5BD3" w:rsidRDefault="00FC5BD3">
      <w:pPr>
        <w:jc w:val="both"/>
        <w:rPr>
          <w:rFonts w:ascii="Times New Roman" w:eastAsia="Times New Roman" w:hAnsi="Times New Roman" w:cs="Times New Roman"/>
          <w:sz w:val="24"/>
          <w:szCs w:val="24"/>
        </w:rPr>
      </w:pPr>
    </w:p>
    <w:p w14:paraId="6435B706" w14:textId="77777777" w:rsidR="00FC5BD3" w:rsidRDefault="00CC2895">
      <w:pPr>
        <w:pStyle w:val="Heading2"/>
      </w:pPr>
      <w:r>
        <w:t>1) Data source and preparation</w:t>
      </w:r>
    </w:p>
    <w:p w14:paraId="7BBB5CF5" w14:textId="77777777" w:rsidR="00FC5BD3" w:rsidRDefault="00CC289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the research area, the aquaculture farm is marked out by red and light blue polygons (see Fig. 2) based on the Aquaculture Database (</w:t>
      </w:r>
      <w:hyperlink r:id="rId47">
        <w:r>
          <w:rPr>
            <w:rFonts w:ascii="Times New Roman" w:eastAsia="Times New Roman" w:hAnsi="Times New Roman" w:cs="Times New Roman"/>
            <w:color w:val="1155CC"/>
            <w:sz w:val="24"/>
            <w:szCs w:val="24"/>
            <w:u w:val="single"/>
          </w:rPr>
          <w:t>http://www.yousyokugyojyou.net/index2a.htm</w:t>
        </w:r>
      </w:hyperlink>
      <w:r>
        <w:rPr>
          <w:rFonts w:ascii="Times New Roman" w:eastAsia="Times New Roman" w:hAnsi="Times New Roman" w:cs="Times New Roman"/>
          <w:sz w:val="24"/>
          <w:szCs w:val="24"/>
        </w:rPr>
        <w:t>), the Coastal Environmental Information Service (</w:t>
      </w:r>
      <w:proofErr w:type="spellStart"/>
      <w:r>
        <w:rPr>
          <w:rFonts w:ascii="Times New Roman" w:eastAsia="Times New Roman" w:hAnsi="Times New Roman" w:cs="Times New Roman"/>
          <w:sz w:val="24"/>
          <w:szCs w:val="24"/>
        </w:rPr>
        <w:t>CeisNet</w:t>
      </w:r>
      <w:proofErr w:type="spellEnd"/>
      <w:r>
        <w:rPr>
          <w:rFonts w:ascii="Times New Roman" w:eastAsia="Times New Roman" w:hAnsi="Times New Roman" w:cs="Times New Roman"/>
          <w:sz w:val="24"/>
          <w:szCs w:val="24"/>
        </w:rPr>
        <w:t>), Environmental Sensitivity Index (ESI) database (</w:t>
      </w:r>
      <w:hyperlink r:id="rId48">
        <w:r>
          <w:rPr>
            <w:rFonts w:ascii="Times New Roman" w:eastAsia="Times New Roman" w:hAnsi="Times New Roman" w:cs="Times New Roman"/>
            <w:color w:val="1155CC"/>
            <w:sz w:val="24"/>
            <w:szCs w:val="24"/>
            <w:u w:val="single"/>
          </w:rPr>
          <w:t>https://www1.kaiho.mlit.go.jp/JODC/ceisnet/index.html</w:t>
        </w:r>
      </w:hyperlink>
      <w:r>
        <w:rPr>
          <w:rFonts w:ascii="Times New Roman" w:eastAsia="Times New Roman" w:hAnsi="Times New Roman" w:cs="Times New Roman"/>
          <w:sz w:val="24"/>
          <w:szCs w:val="24"/>
        </w:rPr>
        <w:t>) and the Aquaculture Survey Database (</w:t>
      </w:r>
      <w:hyperlink r:id="rId49">
        <w:r>
          <w:rPr>
            <w:rFonts w:ascii="Times New Roman" w:eastAsia="Times New Roman" w:hAnsi="Times New Roman" w:cs="Times New Roman"/>
            <w:color w:val="1155CC"/>
            <w:sz w:val="24"/>
            <w:szCs w:val="24"/>
            <w:u w:val="single"/>
          </w:rPr>
          <w:t>http://</w:t>
        </w:r>
      </w:hyperlink>
      <w:hyperlink r:id="rId50">
        <w:r>
          <w:rPr>
            <w:rFonts w:ascii="Times New Roman" w:eastAsia="Times New Roman" w:hAnsi="Times New Roman" w:cs="Times New Roman"/>
            <w:color w:val="1155CC"/>
            <w:sz w:val="24"/>
            <w:szCs w:val="24"/>
            <w:u w:val="single"/>
          </w:rPr>
          <w:t>http://www.yousyokugyojyou.net/</w:t>
        </w:r>
      </w:hyperlink>
      <w:r>
        <w:rPr>
          <w:rFonts w:ascii="Times New Roman" w:eastAsia="Times New Roman" w:hAnsi="Times New Roman" w:cs="Times New Roman"/>
          <w:sz w:val="24"/>
          <w:szCs w:val="24"/>
        </w:rPr>
        <w:t xml:space="preserve">), 26 red polygons of which show the Yellowtail and Tuna farms. The topography is integrated in a GIS based database from Japan Oceanographic Data Center (JODC, </w:t>
      </w:r>
      <w:hyperlink r:id="rId51">
        <w:r>
          <w:rPr>
            <w:rFonts w:ascii="Times New Roman" w:eastAsia="Times New Roman" w:hAnsi="Times New Roman" w:cs="Times New Roman"/>
            <w:color w:val="1155CC"/>
            <w:sz w:val="24"/>
            <w:szCs w:val="24"/>
            <w:u w:val="single"/>
          </w:rPr>
          <w:t>https://www.jodc.go.jp/jodcweb/index_j.html</w:t>
        </w:r>
      </w:hyperlink>
      <w:r>
        <w:rPr>
          <w:rFonts w:ascii="Times New Roman" w:eastAsia="Times New Roman" w:hAnsi="Times New Roman" w:cs="Times New Roman"/>
          <w:sz w:val="24"/>
          <w:szCs w:val="24"/>
        </w:rPr>
        <w:t>) with 500 meter resolution, which is used to estimate the AII. The satellite images are downloaded from Google Earth historical data server in the geographic Tagged Image File Format (geo-TIFF) tiles at 20th zoom level, which are spliced later to high resolution satellite images of interested aquaculture farms.</w:t>
      </w:r>
    </w:p>
    <w:p w14:paraId="5DEA25E7" w14:textId="77777777" w:rsidR="00FC5BD3" w:rsidRDefault="00FC5BD3">
      <w:pPr>
        <w:jc w:val="both"/>
        <w:rPr>
          <w:rFonts w:ascii="Times New Roman" w:eastAsia="Times New Roman" w:hAnsi="Times New Roman" w:cs="Times New Roman"/>
          <w:sz w:val="24"/>
          <w:szCs w:val="24"/>
        </w:rPr>
      </w:pPr>
    </w:p>
    <w:p w14:paraId="7ABCF557" w14:textId="77777777" w:rsidR="00FC5BD3" w:rsidRDefault="00CC2895">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1CE43C06" wp14:editId="7ADF6C3F">
            <wp:extent cx="4738688" cy="3346094"/>
            <wp:effectExtent l="0" t="0" r="0" b="0"/>
            <wp:docPr id="34"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52"/>
                    <a:srcRect/>
                    <a:stretch>
                      <a:fillRect/>
                    </a:stretch>
                  </pic:blipFill>
                  <pic:spPr>
                    <a:xfrm>
                      <a:off x="0" y="0"/>
                      <a:ext cx="4738688" cy="3346094"/>
                    </a:xfrm>
                    <a:prstGeom prst="rect">
                      <a:avLst/>
                    </a:prstGeom>
                    <a:ln/>
                  </pic:spPr>
                </pic:pic>
              </a:graphicData>
            </a:graphic>
          </wp:inline>
        </w:drawing>
      </w:r>
    </w:p>
    <w:p w14:paraId="3E1D166C" w14:textId="77777777" w:rsidR="00FC5BD3" w:rsidRDefault="00CC2895">
      <w:pPr>
        <w:spacing w:before="120"/>
        <w:jc w:val="center"/>
        <w:rPr>
          <w:rFonts w:ascii="Times New Roman" w:eastAsia="Times New Roman" w:hAnsi="Times New Roman" w:cs="Times New Roman"/>
          <w:b/>
          <w:sz w:val="24"/>
          <w:szCs w:val="24"/>
        </w:rPr>
      </w:pPr>
      <w:commentRangeStart w:id="50"/>
      <w:r>
        <w:rPr>
          <w:rFonts w:ascii="Times New Roman" w:eastAsia="Times New Roman" w:hAnsi="Times New Roman" w:cs="Times New Roman"/>
          <w:b/>
          <w:sz w:val="24"/>
          <w:szCs w:val="24"/>
        </w:rPr>
        <w:t>Fig. 1 Research area and the aquaculture farms.</w:t>
      </w:r>
      <w:commentRangeEnd w:id="50"/>
      <w:r w:rsidR="0084753D">
        <w:rPr>
          <w:rStyle w:val="CommentReference"/>
        </w:rPr>
        <w:commentReference w:id="50"/>
      </w:r>
    </w:p>
    <w:p w14:paraId="7CF204F9" w14:textId="77777777" w:rsidR="00FC5BD3" w:rsidRDefault="00FC5BD3">
      <w:pPr>
        <w:spacing w:before="120"/>
        <w:jc w:val="center"/>
        <w:rPr>
          <w:rFonts w:ascii="Times New Roman" w:eastAsia="Times New Roman" w:hAnsi="Times New Roman" w:cs="Times New Roman"/>
          <w:b/>
          <w:sz w:val="24"/>
          <w:szCs w:val="24"/>
        </w:rPr>
      </w:pPr>
    </w:p>
    <w:p w14:paraId="6BB5B931" w14:textId="77777777" w:rsidR="00FC5BD3" w:rsidRDefault="00CC2895">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848A452" wp14:editId="45D4CC4F">
            <wp:extent cx="4781550" cy="3342351"/>
            <wp:effectExtent l="0" t="0" r="0" b="0"/>
            <wp:docPr id="26"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53"/>
                    <a:srcRect/>
                    <a:stretch>
                      <a:fillRect/>
                    </a:stretch>
                  </pic:blipFill>
                  <pic:spPr>
                    <a:xfrm>
                      <a:off x="0" y="0"/>
                      <a:ext cx="4781550" cy="3342351"/>
                    </a:xfrm>
                    <a:prstGeom prst="rect">
                      <a:avLst/>
                    </a:prstGeom>
                    <a:ln/>
                  </pic:spPr>
                </pic:pic>
              </a:graphicData>
            </a:graphic>
          </wp:inline>
        </w:drawing>
      </w:r>
    </w:p>
    <w:p w14:paraId="358E8D01" w14:textId="77777777" w:rsidR="00FC5BD3" w:rsidRDefault="00CC2895">
      <w:pPr>
        <w:spacing w:before="120"/>
        <w:jc w:val="center"/>
        <w:rPr>
          <w:rFonts w:ascii="Times New Roman" w:eastAsia="Times New Roman" w:hAnsi="Times New Roman" w:cs="Times New Roman"/>
          <w:b/>
          <w:sz w:val="24"/>
          <w:szCs w:val="24"/>
        </w:rPr>
      </w:pPr>
      <w:commentRangeStart w:id="51"/>
      <w:r>
        <w:rPr>
          <w:rFonts w:ascii="Times New Roman" w:eastAsia="Times New Roman" w:hAnsi="Times New Roman" w:cs="Times New Roman"/>
          <w:b/>
          <w:sz w:val="24"/>
          <w:szCs w:val="24"/>
        </w:rPr>
        <w:t xml:space="preserve">Fig. 2 An integrated GIS database of aquaculture farms. </w:t>
      </w:r>
      <w:commentRangeEnd w:id="51"/>
      <w:r w:rsidR="0084753D">
        <w:rPr>
          <w:rStyle w:val="CommentReference"/>
        </w:rPr>
        <w:commentReference w:id="51"/>
      </w:r>
    </w:p>
    <w:p w14:paraId="38C4311C" w14:textId="77777777" w:rsidR="00FC5BD3" w:rsidRDefault="00FC5BD3">
      <w:pPr>
        <w:spacing w:before="120"/>
        <w:jc w:val="center"/>
        <w:rPr>
          <w:rFonts w:ascii="Times New Roman" w:eastAsia="Times New Roman" w:hAnsi="Times New Roman" w:cs="Times New Roman"/>
          <w:b/>
          <w:sz w:val="24"/>
          <w:szCs w:val="24"/>
        </w:rPr>
      </w:pPr>
    </w:p>
    <w:p w14:paraId="599CDF87" w14:textId="77777777" w:rsidR="00FC5BD3" w:rsidRDefault="00CC2895">
      <w:pPr>
        <w:pStyle w:val="Heading2"/>
      </w:pPr>
      <w:bookmarkStart w:id="52" w:name="_87c4nwtw82e9" w:colFirst="0" w:colLast="0"/>
      <w:bookmarkEnd w:id="52"/>
      <w:r>
        <w:t xml:space="preserve">2) Aquaculture cage detection and counting </w:t>
      </w:r>
    </w:p>
    <w:p w14:paraId="72382E82" w14:textId="77777777" w:rsidR="00FC5BD3" w:rsidRDefault="00CC2895">
      <w:pPr>
        <w:jc w:val="both"/>
        <w:rPr>
          <w:rFonts w:ascii="Times New Roman" w:eastAsia="Times New Roman" w:hAnsi="Times New Roman" w:cs="Times New Roman"/>
          <w:strike/>
          <w:sz w:val="24"/>
          <w:szCs w:val="24"/>
        </w:rPr>
      </w:pPr>
      <w:r>
        <w:rPr>
          <w:rFonts w:ascii="Times New Roman" w:eastAsia="Times New Roman" w:hAnsi="Times New Roman" w:cs="Times New Roman"/>
          <w:sz w:val="24"/>
          <w:szCs w:val="24"/>
        </w:rPr>
        <w:t>Detection and counting of aquaculture cages from a large number of satellite images is achieved by applying the Faster R-CNN framework based on the TensorFlow software library (TF-R-CNN)</w:t>
      </w:r>
      <w:r w:rsidR="00F605E5">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vertAlign w:val="superscript"/>
        </w:rPr>
        <w:t>[9]</w:t>
      </w:r>
      <w:r>
        <w:rPr>
          <w:rFonts w:ascii="Times New Roman" w:eastAsia="Times New Roman" w:hAnsi="Times New Roman" w:cs="Times New Roman"/>
          <w:sz w:val="24"/>
          <w:szCs w:val="24"/>
        </w:rPr>
        <w:t>. The object detection technology is a primary application of deep learning in the field of imagery, which has been widely used, for example, merchant ship detection from satellite images</w:t>
      </w:r>
      <w:r w:rsidR="00F605E5">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vertAlign w:val="superscript"/>
        </w:rPr>
        <w:t>[10]</w:t>
      </w:r>
      <w:r>
        <w:rPr>
          <w:rFonts w:ascii="Times New Roman" w:eastAsia="Times New Roman" w:hAnsi="Times New Roman" w:cs="Times New Roman"/>
          <w:sz w:val="24"/>
          <w:szCs w:val="24"/>
        </w:rPr>
        <w:t xml:space="preserve">, and the Faster R-CNN is the </w:t>
      </w:r>
      <w:r w:rsidR="00F605E5">
        <w:rPr>
          <w:rFonts w:ascii="Times New Roman" w:eastAsia="Times New Roman" w:hAnsi="Times New Roman" w:cs="Times New Roman"/>
          <w:sz w:val="24"/>
          <w:szCs w:val="24"/>
        </w:rPr>
        <w:t>state-of-the-art</w:t>
      </w:r>
      <w:r>
        <w:rPr>
          <w:rFonts w:ascii="Times New Roman" w:eastAsia="Times New Roman" w:hAnsi="Times New Roman" w:cs="Times New Roman"/>
          <w:sz w:val="24"/>
          <w:szCs w:val="24"/>
        </w:rPr>
        <w:t xml:space="preserve"> framework for target detection.</w:t>
      </w:r>
    </w:p>
    <w:p w14:paraId="705D23B7" w14:textId="77777777" w:rsidR="00FC5BD3" w:rsidRDefault="00FC5BD3">
      <w:pPr>
        <w:jc w:val="both"/>
        <w:rPr>
          <w:rFonts w:ascii="Times New Roman" w:eastAsia="Times New Roman" w:hAnsi="Times New Roman" w:cs="Times New Roman"/>
          <w:strike/>
          <w:sz w:val="24"/>
          <w:szCs w:val="24"/>
        </w:rPr>
      </w:pPr>
    </w:p>
    <w:p w14:paraId="4030124D" w14:textId="03F0132A" w:rsidR="00FC5BD3" w:rsidRDefault="00CC289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application uses own training dataset with 150 satellite images be labeled manually in advance. The target detection mission focuses on aquaculture cages in satellite images, in which two subtasks are included</w:t>
      </w:r>
      <w:del w:id="53" w:author="daisuke" w:date="2019-09-16T00:38:00Z">
        <w:r w:rsidDel="00437800">
          <w:rPr>
            <w:rFonts w:ascii="Times New Roman" w:eastAsia="Times New Roman" w:hAnsi="Times New Roman" w:cs="Times New Roman"/>
            <w:sz w:val="24"/>
            <w:szCs w:val="24"/>
          </w:rPr>
          <w:delText xml:space="preserve">, </w:delText>
        </w:r>
      </w:del>
      <w:ins w:id="54" w:author="daisuke" w:date="2019-09-16T00:38:00Z">
        <w:r w:rsidR="00437800">
          <w:rPr>
            <w:rFonts w:ascii="Times New Roman" w:eastAsia="Times New Roman" w:hAnsi="Times New Roman" w:cs="Times New Roman"/>
            <w:sz w:val="24"/>
            <w:szCs w:val="24"/>
          </w:rPr>
          <w:t xml:space="preserve">. </w:t>
        </w:r>
      </w:ins>
      <w:del w:id="55" w:author="daisuke" w:date="2019-09-16T00:38:00Z">
        <w:r w:rsidDel="00437800">
          <w:rPr>
            <w:rFonts w:ascii="Times New Roman" w:eastAsia="Times New Roman" w:hAnsi="Times New Roman" w:cs="Times New Roman"/>
            <w:sz w:val="24"/>
            <w:szCs w:val="24"/>
          </w:rPr>
          <w:delText xml:space="preserve">one </w:delText>
        </w:r>
      </w:del>
      <w:ins w:id="56" w:author="daisuke" w:date="2019-09-16T00:38:00Z">
        <w:r w:rsidR="00437800">
          <w:rPr>
            <w:rFonts w:ascii="Times New Roman" w:eastAsia="Times New Roman" w:hAnsi="Times New Roman" w:cs="Times New Roman"/>
            <w:sz w:val="24"/>
            <w:szCs w:val="24"/>
          </w:rPr>
          <w:t xml:space="preserve">One </w:t>
        </w:r>
      </w:ins>
      <w:r>
        <w:rPr>
          <w:rFonts w:ascii="Times New Roman" w:eastAsia="Times New Roman" w:hAnsi="Times New Roman" w:cs="Times New Roman"/>
          <w:sz w:val="24"/>
          <w:szCs w:val="24"/>
        </w:rPr>
        <w:t xml:space="preserve">of </w:t>
      </w:r>
      <w:del w:id="57" w:author="daisuke" w:date="2019-09-16T00:38:00Z">
        <w:r w:rsidDel="00437800">
          <w:rPr>
            <w:rFonts w:ascii="Times New Roman" w:eastAsia="Times New Roman" w:hAnsi="Times New Roman" w:cs="Times New Roman"/>
            <w:sz w:val="24"/>
            <w:szCs w:val="24"/>
          </w:rPr>
          <w:delText xml:space="preserve">which </w:delText>
        </w:r>
      </w:del>
      <w:ins w:id="58" w:author="daisuke" w:date="2019-09-16T00:38:00Z">
        <w:r w:rsidR="00437800">
          <w:rPr>
            <w:rFonts w:ascii="Times New Roman" w:eastAsia="Times New Roman" w:hAnsi="Times New Roman" w:cs="Times New Roman"/>
            <w:sz w:val="24"/>
            <w:szCs w:val="24"/>
          </w:rPr>
          <w:t xml:space="preserve">the subtasks </w:t>
        </w:r>
      </w:ins>
      <w:r>
        <w:rPr>
          <w:rFonts w:ascii="Times New Roman" w:eastAsia="Times New Roman" w:hAnsi="Times New Roman" w:cs="Times New Roman"/>
          <w:sz w:val="24"/>
          <w:szCs w:val="24"/>
        </w:rPr>
        <w:t>is to generate the classes information of aquaculture cages, namely the classification task, which will locate the aquaculture cage and distinguish the classes name of the cage, such as “square”(cyan bounding box), “round” (green bounding box)</w:t>
      </w:r>
      <w:ins w:id="59" w:author="daisuke" w:date="2019-09-16T00:39:00Z">
        <w:r w:rsidR="00437800">
          <w:rPr>
            <w:rFonts w:ascii="Times New Roman" w:eastAsia="Times New Roman" w:hAnsi="Times New Roman" w:cs="Times New Roman"/>
            <w:sz w:val="24"/>
            <w:szCs w:val="24"/>
          </w:rPr>
          <w:t>,</w:t>
        </w:r>
      </w:ins>
      <w:r>
        <w:rPr>
          <w:rFonts w:ascii="Times New Roman" w:eastAsia="Times New Roman" w:hAnsi="Times New Roman" w:cs="Times New Roman"/>
          <w:sz w:val="24"/>
          <w:szCs w:val="24"/>
        </w:rPr>
        <w:t xml:space="preserve"> and “ship” (white bounding box) (see Fig.3). The second is to output the geographic location information of the target, the positioning task, which will output the center latitude and longitude and scale of the bounding box. The area of the aquaculture cage will be estimated on the basis of the bounding box scale, and the number of aquaculture cages will be estimated based on the length of the bounding box latitude and longitude vector.</w:t>
      </w:r>
    </w:p>
    <w:p w14:paraId="0F3AE054" w14:textId="77777777" w:rsidR="00FC5BD3" w:rsidRDefault="00FC5BD3">
      <w:pPr>
        <w:rPr>
          <w:rFonts w:ascii="Times New Roman" w:eastAsia="Times New Roman" w:hAnsi="Times New Roman" w:cs="Times New Roman"/>
          <w:sz w:val="24"/>
          <w:szCs w:val="24"/>
        </w:rPr>
      </w:pPr>
    </w:p>
    <w:p w14:paraId="60BCAD83" w14:textId="77777777" w:rsidR="00FC5BD3" w:rsidRDefault="00CC2895">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FAEC978" wp14:editId="3F73C11B">
            <wp:extent cx="4590414" cy="3290888"/>
            <wp:effectExtent l="0" t="0" r="0" b="0"/>
            <wp:docPr id="1"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54"/>
                    <a:srcRect/>
                    <a:stretch>
                      <a:fillRect/>
                    </a:stretch>
                  </pic:blipFill>
                  <pic:spPr>
                    <a:xfrm>
                      <a:off x="0" y="0"/>
                      <a:ext cx="4590414" cy="3290888"/>
                    </a:xfrm>
                    <a:prstGeom prst="rect">
                      <a:avLst/>
                    </a:prstGeom>
                    <a:ln/>
                  </pic:spPr>
                </pic:pic>
              </a:graphicData>
            </a:graphic>
          </wp:inline>
        </w:drawing>
      </w:r>
    </w:p>
    <w:p w14:paraId="415960DE" w14:textId="77777777" w:rsidR="00FC5BD3" w:rsidRDefault="00CC2895">
      <w:pPr>
        <w:spacing w:before="120"/>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Fig. 3 Diagram of fish cage detection and counting working flow. </w:t>
      </w:r>
    </w:p>
    <w:p w14:paraId="1CE5FC2B" w14:textId="77777777" w:rsidR="00FC5BD3" w:rsidRDefault="00FC5BD3">
      <w:pPr>
        <w:jc w:val="both"/>
        <w:rPr>
          <w:rFonts w:ascii="Times New Roman" w:eastAsia="Times New Roman" w:hAnsi="Times New Roman" w:cs="Times New Roman"/>
          <w:sz w:val="24"/>
          <w:szCs w:val="24"/>
        </w:rPr>
      </w:pPr>
      <w:bookmarkStart w:id="60" w:name="_2et92p0" w:colFirst="0" w:colLast="0"/>
      <w:bookmarkEnd w:id="60"/>
    </w:p>
    <w:p w14:paraId="3E07B717" w14:textId="77777777" w:rsidR="00FC5BD3" w:rsidRDefault="00CC2895">
      <w:pPr>
        <w:pStyle w:val="Heading1"/>
        <w:jc w:val="both"/>
      </w:pPr>
      <w:r>
        <w:t>RESULTS AND DISCUSSION</w:t>
      </w:r>
    </w:p>
    <w:p w14:paraId="4907D368" w14:textId="77777777" w:rsidR="00FC5BD3" w:rsidRDefault="00FC5BD3" w:rsidP="00F605E5">
      <w:bookmarkStart w:id="61" w:name="_1t8qrcskd0o5" w:colFirst="0" w:colLast="0"/>
      <w:bookmarkEnd w:id="61"/>
    </w:p>
    <w:p w14:paraId="4C4625C1" w14:textId="77777777" w:rsidR="00FC5BD3" w:rsidRPr="00123A5E" w:rsidRDefault="00CC2895" w:rsidP="00123A5E">
      <w:pPr>
        <w:spacing w:line="276" w:lineRule="auto"/>
        <w:jc w:val="both"/>
        <w:rPr>
          <w:rFonts w:ascii="Times New Roman" w:eastAsia="Times New Roman" w:hAnsi="Times New Roman" w:cs="Times New Roman"/>
          <w:sz w:val="24"/>
          <w:szCs w:val="24"/>
        </w:rPr>
      </w:pPr>
      <w:r w:rsidRPr="00123A5E">
        <w:rPr>
          <w:rFonts w:ascii="Times New Roman" w:eastAsia="Times New Roman" w:hAnsi="Times New Roman" w:cs="Times New Roman"/>
          <w:sz w:val="24"/>
          <w:szCs w:val="24"/>
        </w:rPr>
        <w:t xml:space="preserve">In order to verify the fishery production model, the production of two species of fish produced by aquaculture farms in the region area are verified, namely the total output of Yellowtail and Tuna in Oita Prefecture: </w:t>
      </w:r>
      <w:hyperlink r:id="rId55">
        <w:r w:rsidRPr="00123A5E">
          <w:rPr>
            <w:rFonts w:ascii="Times New Roman" w:eastAsia="Times New Roman" w:hAnsi="Times New Roman" w:cs="Times New Roman"/>
            <w:noProof/>
            <w:sz w:val="24"/>
            <w:szCs w:val="24"/>
          </w:rPr>
          <w:drawing>
            <wp:inline distT="19050" distB="19050" distL="19050" distR="19050" wp14:anchorId="1B6F1CCD" wp14:editId="10B09D59">
              <wp:extent cx="698500" cy="228600"/>
              <wp:effectExtent l="0" t="0" r="0" b="0"/>
              <wp:docPr id="29"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56"/>
                      <a:srcRect/>
                      <a:stretch>
                        <a:fillRect/>
                      </a:stretch>
                    </pic:blipFill>
                    <pic:spPr>
                      <a:xfrm>
                        <a:off x="0" y="0"/>
                        <a:ext cx="698500" cy="228600"/>
                      </a:xfrm>
                      <a:prstGeom prst="rect">
                        <a:avLst/>
                      </a:prstGeom>
                      <a:ln/>
                    </pic:spPr>
                  </pic:pic>
                </a:graphicData>
              </a:graphic>
            </wp:inline>
          </w:drawing>
        </w:r>
      </w:hyperlink>
      <w:r w:rsidR="00F605E5" w:rsidRPr="00123A5E">
        <w:rPr>
          <w:rFonts w:ascii="Times New Roman" w:eastAsia="Times New Roman" w:hAnsi="Times New Roman" w:cs="Times New Roman"/>
          <w:noProof/>
          <w:sz w:val="24"/>
          <w:szCs w:val="24"/>
        </w:rPr>
        <w:t xml:space="preserve"> </w:t>
      </w:r>
      <w:r w:rsidRPr="00123A5E">
        <w:rPr>
          <w:rFonts w:ascii="Times New Roman" w:eastAsia="Times New Roman" w:hAnsi="Times New Roman" w:cs="Times New Roman"/>
          <w:sz w:val="24"/>
          <w:szCs w:val="24"/>
        </w:rPr>
        <w:t>and</w:t>
      </w:r>
      <w:r w:rsidR="00F605E5" w:rsidRPr="00123A5E">
        <w:rPr>
          <w:rFonts w:ascii="Times New Roman" w:eastAsia="Times New Roman" w:hAnsi="Times New Roman" w:cs="Times New Roman"/>
          <w:sz w:val="24"/>
          <w:szCs w:val="24"/>
        </w:rPr>
        <w:t xml:space="preserve"> </w:t>
      </w:r>
      <w:hyperlink r:id="rId57">
        <w:r w:rsidRPr="00123A5E">
          <w:rPr>
            <w:rFonts w:ascii="Times New Roman" w:eastAsia="Times New Roman" w:hAnsi="Times New Roman" w:cs="Times New Roman"/>
            <w:noProof/>
            <w:sz w:val="24"/>
            <w:szCs w:val="24"/>
          </w:rPr>
          <w:drawing>
            <wp:inline distT="19050" distB="19050" distL="19050" distR="19050" wp14:anchorId="62910DA3" wp14:editId="71C509CB">
              <wp:extent cx="698500" cy="228600"/>
              <wp:effectExtent l="0" t="0" r="0" b="0"/>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58"/>
                      <a:srcRect/>
                      <a:stretch>
                        <a:fillRect/>
                      </a:stretch>
                    </pic:blipFill>
                    <pic:spPr>
                      <a:xfrm>
                        <a:off x="0" y="0"/>
                        <a:ext cx="698500" cy="228600"/>
                      </a:xfrm>
                      <a:prstGeom prst="rect">
                        <a:avLst/>
                      </a:prstGeom>
                      <a:ln/>
                    </pic:spPr>
                  </pic:pic>
                </a:graphicData>
              </a:graphic>
            </wp:inline>
          </w:drawing>
        </w:r>
      </w:hyperlink>
      <w:r w:rsidRPr="00123A5E">
        <w:rPr>
          <w:rFonts w:ascii="Times New Roman" w:eastAsia="Times New Roman" w:hAnsi="Times New Roman" w:cs="Times New Roman"/>
          <w:sz w:val="24"/>
          <w:szCs w:val="24"/>
        </w:rPr>
        <w:t xml:space="preserve">. Wherein, the subscript </w:t>
      </w:r>
      <w:hyperlink r:id="rId59">
        <w:r w:rsidRPr="00123A5E">
          <w:rPr>
            <w:rFonts w:ascii="Times New Roman" w:eastAsia="Times New Roman" w:hAnsi="Times New Roman" w:cs="Times New Roman"/>
            <w:noProof/>
            <w:sz w:val="24"/>
            <w:szCs w:val="24"/>
          </w:rPr>
          <w:drawing>
            <wp:inline distT="19050" distB="19050" distL="19050" distR="19050" wp14:anchorId="2F1599F2" wp14:editId="6ABFB3A6">
              <wp:extent cx="114300" cy="101600"/>
              <wp:effectExtent l="0" t="0" r="0" b="0"/>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60"/>
                      <a:srcRect/>
                      <a:stretch>
                        <a:fillRect/>
                      </a:stretch>
                    </pic:blipFill>
                    <pic:spPr>
                      <a:xfrm>
                        <a:off x="0" y="0"/>
                        <a:ext cx="114300" cy="101600"/>
                      </a:xfrm>
                      <a:prstGeom prst="rect">
                        <a:avLst/>
                      </a:prstGeom>
                      <a:ln/>
                    </pic:spPr>
                  </pic:pic>
                </a:graphicData>
              </a:graphic>
            </wp:inline>
          </w:drawing>
        </w:r>
      </w:hyperlink>
      <w:r w:rsidRPr="00123A5E">
        <w:rPr>
          <w:rFonts w:ascii="Times New Roman" w:eastAsia="Times New Roman" w:hAnsi="Times New Roman" w:cs="Times New Roman"/>
          <w:sz w:val="24"/>
          <w:szCs w:val="24"/>
        </w:rPr>
        <w:t xml:space="preserve"> indicates the species of Yellowtail, meanwhile the subscript </w:t>
      </w:r>
      <w:hyperlink r:id="rId61">
        <w:r w:rsidRPr="00123A5E">
          <w:rPr>
            <w:rFonts w:ascii="Times New Roman" w:eastAsia="Times New Roman" w:hAnsi="Times New Roman" w:cs="Times New Roman"/>
            <w:noProof/>
            <w:sz w:val="24"/>
            <w:szCs w:val="24"/>
          </w:rPr>
          <w:drawing>
            <wp:inline distT="19050" distB="19050" distL="19050" distR="19050" wp14:anchorId="575BE63B" wp14:editId="7B9C5A18">
              <wp:extent cx="101600" cy="101600"/>
              <wp:effectExtent l="0" t="0" r="0" b="0"/>
              <wp:docPr id="28"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62"/>
                      <a:srcRect/>
                      <a:stretch>
                        <a:fillRect/>
                      </a:stretch>
                    </pic:blipFill>
                    <pic:spPr>
                      <a:xfrm>
                        <a:off x="0" y="0"/>
                        <a:ext cx="101600" cy="101600"/>
                      </a:xfrm>
                      <a:prstGeom prst="rect">
                        <a:avLst/>
                      </a:prstGeom>
                      <a:ln/>
                    </pic:spPr>
                  </pic:pic>
                </a:graphicData>
              </a:graphic>
            </wp:inline>
          </w:drawing>
        </w:r>
      </w:hyperlink>
      <w:r w:rsidRPr="00123A5E">
        <w:rPr>
          <w:rFonts w:ascii="Times New Roman" w:eastAsia="Times New Roman" w:hAnsi="Times New Roman" w:cs="Times New Roman"/>
          <w:sz w:val="24"/>
          <w:szCs w:val="24"/>
        </w:rPr>
        <w:t xml:space="preserve"> represents the species of Tuna; the subscript </w:t>
      </w:r>
      <w:hyperlink r:id="rId63">
        <w:r w:rsidRPr="00123A5E">
          <w:rPr>
            <w:rFonts w:ascii="Times New Roman" w:eastAsia="Times New Roman" w:hAnsi="Times New Roman" w:cs="Times New Roman"/>
            <w:noProof/>
            <w:sz w:val="24"/>
            <w:szCs w:val="24"/>
          </w:rPr>
          <w:drawing>
            <wp:inline distT="19050" distB="19050" distL="19050" distR="19050" wp14:anchorId="383943CE" wp14:editId="07EAFDB2">
              <wp:extent cx="76200" cy="139700"/>
              <wp:effectExtent l="0" t="0" r="0" b="0"/>
              <wp:docPr id="1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64"/>
                      <a:srcRect/>
                      <a:stretch>
                        <a:fillRect/>
                      </a:stretch>
                    </pic:blipFill>
                    <pic:spPr>
                      <a:xfrm>
                        <a:off x="0" y="0"/>
                        <a:ext cx="76200" cy="139700"/>
                      </a:xfrm>
                      <a:prstGeom prst="rect">
                        <a:avLst/>
                      </a:prstGeom>
                      <a:ln/>
                    </pic:spPr>
                  </pic:pic>
                </a:graphicData>
              </a:graphic>
            </wp:inline>
          </w:drawing>
        </w:r>
      </w:hyperlink>
      <w:r w:rsidRPr="00123A5E">
        <w:rPr>
          <w:rFonts w:ascii="Times New Roman" w:eastAsia="Times New Roman" w:hAnsi="Times New Roman" w:cs="Times New Roman"/>
          <w:sz w:val="24"/>
          <w:szCs w:val="24"/>
        </w:rPr>
        <w:t xml:space="preserve"> represents the farm No. corresponding to the produced fish species; in addition,</w:t>
      </w:r>
      <w:commentRangeStart w:id="62"/>
      <w:r w:rsidRPr="00123A5E">
        <w:rPr>
          <w:rFonts w:ascii="Times New Roman" w:eastAsia="Times New Roman" w:hAnsi="Times New Roman" w:cs="Times New Roman"/>
          <w:sz w:val="24"/>
          <w:szCs w:val="24"/>
        </w:rPr>
        <w:t xml:space="preserve"> </w:t>
      </w:r>
      <w:hyperlink r:id="rId65">
        <w:r w:rsidRPr="00123A5E">
          <w:rPr>
            <w:rFonts w:ascii="Times New Roman" w:eastAsia="Times New Roman" w:hAnsi="Times New Roman" w:cs="Times New Roman"/>
            <w:noProof/>
            <w:sz w:val="24"/>
            <w:szCs w:val="24"/>
          </w:rPr>
          <w:drawing>
            <wp:inline distT="19050" distB="19050" distL="19050" distR="19050" wp14:anchorId="5D13508E" wp14:editId="49064EF2">
              <wp:extent cx="190500" cy="127000"/>
              <wp:effectExtent l="0" t="0" r="0" b="0"/>
              <wp:docPr id="1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66"/>
                      <a:srcRect/>
                      <a:stretch>
                        <a:fillRect/>
                      </a:stretch>
                    </pic:blipFill>
                    <pic:spPr>
                      <a:xfrm>
                        <a:off x="0" y="0"/>
                        <a:ext cx="190500" cy="127000"/>
                      </a:xfrm>
                      <a:prstGeom prst="rect">
                        <a:avLst/>
                      </a:prstGeom>
                      <a:ln/>
                    </pic:spPr>
                  </pic:pic>
                </a:graphicData>
              </a:graphic>
            </wp:inline>
          </w:drawing>
        </w:r>
      </w:hyperlink>
      <w:r w:rsidRPr="00123A5E">
        <w:rPr>
          <w:rFonts w:ascii="Times New Roman" w:eastAsia="Times New Roman" w:hAnsi="Times New Roman" w:cs="Times New Roman"/>
          <w:sz w:val="24"/>
          <w:szCs w:val="24"/>
        </w:rPr>
        <w:t xml:space="preserve"> is the number of Yellowtail farms, and </w:t>
      </w:r>
      <w:hyperlink r:id="rId67">
        <w:r w:rsidRPr="00123A5E">
          <w:rPr>
            <w:rFonts w:ascii="Times New Roman" w:eastAsia="Times New Roman" w:hAnsi="Times New Roman" w:cs="Times New Roman"/>
            <w:noProof/>
            <w:sz w:val="24"/>
            <w:szCs w:val="24"/>
          </w:rPr>
          <w:drawing>
            <wp:inline distT="19050" distB="19050" distL="19050" distR="19050" wp14:anchorId="120F8151" wp14:editId="77E0CD60">
              <wp:extent cx="177800" cy="127000"/>
              <wp:effectExtent l="0" t="0" r="0" b="0"/>
              <wp:docPr id="2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68"/>
                      <a:srcRect/>
                      <a:stretch>
                        <a:fillRect/>
                      </a:stretch>
                    </pic:blipFill>
                    <pic:spPr>
                      <a:xfrm>
                        <a:off x="0" y="0"/>
                        <a:ext cx="177800" cy="127000"/>
                      </a:xfrm>
                      <a:prstGeom prst="rect">
                        <a:avLst/>
                      </a:prstGeom>
                      <a:ln/>
                    </pic:spPr>
                  </pic:pic>
                </a:graphicData>
              </a:graphic>
            </wp:inline>
          </w:drawing>
        </w:r>
      </w:hyperlink>
      <w:r w:rsidRPr="00123A5E">
        <w:rPr>
          <w:rFonts w:ascii="Times New Roman" w:eastAsia="Times New Roman" w:hAnsi="Times New Roman" w:cs="Times New Roman"/>
          <w:sz w:val="24"/>
          <w:szCs w:val="24"/>
        </w:rPr>
        <w:t xml:space="preserve"> is the number of Tuna farms.</w:t>
      </w:r>
      <w:commentRangeEnd w:id="62"/>
      <w:r w:rsidR="00437800">
        <w:rPr>
          <w:rStyle w:val="CommentReference"/>
        </w:rPr>
        <w:commentReference w:id="62"/>
      </w:r>
    </w:p>
    <w:p w14:paraId="3A23494F" w14:textId="77777777" w:rsidR="00FC5BD3" w:rsidRDefault="00FC5BD3">
      <w:pPr>
        <w:jc w:val="both"/>
        <w:rPr>
          <w:rFonts w:ascii="Times New Roman" w:eastAsia="Times New Roman" w:hAnsi="Times New Roman" w:cs="Times New Roman"/>
          <w:sz w:val="24"/>
          <w:szCs w:val="24"/>
        </w:rPr>
      </w:pPr>
    </w:p>
    <w:p w14:paraId="76C040A0" w14:textId="61C9AA9A" w:rsidR="00FC5BD3" w:rsidRDefault="00CC289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Compared with the Marine Aquaculture Production Statistics</w:t>
      </w:r>
      <w:r>
        <w:rPr>
          <w:rFonts w:ascii="Times New Roman" w:eastAsia="Times New Roman" w:hAnsi="Times New Roman" w:cs="Times New Roman"/>
          <w:sz w:val="24"/>
          <w:szCs w:val="24"/>
          <w:vertAlign w:val="superscript"/>
        </w:rPr>
        <w:t xml:space="preserve"> [4]</w:t>
      </w:r>
      <w:r>
        <w:rPr>
          <w:rFonts w:ascii="Times New Roman" w:eastAsia="Times New Roman" w:hAnsi="Times New Roman" w:cs="Times New Roman"/>
          <w:sz w:val="24"/>
          <w:szCs w:val="24"/>
        </w:rPr>
        <w:t xml:space="preserve"> of 2017, the estimated yellowtail production of Oita prefecture is 0.82% higher than the statistical production, and the calculated tuna production is 3.68% higher than the statistical production</w:t>
      </w:r>
      <w:del w:id="63" w:author="daisuke" w:date="2019-09-16T00:42:00Z">
        <w:r w:rsidDel="00437800">
          <w:rPr>
            <w:rFonts w:ascii="Times New Roman" w:eastAsia="Times New Roman" w:hAnsi="Times New Roman" w:cs="Times New Roman"/>
            <w:sz w:val="24"/>
            <w:szCs w:val="24"/>
          </w:rPr>
          <w:delText xml:space="preserve">, </w:delText>
        </w:r>
      </w:del>
      <w:ins w:id="64" w:author="daisuke" w:date="2019-09-16T00:42:00Z">
        <w:r w:rsidR="00437800">
          <w:rPr>
            <w:rFonts w:ascii="Times New Roman" w:eastAsia="Times New Roman" w:hAnsi="Times New Roman" w:cs="Times New Roman"/>
            <w:sz w:val="24"/>
            <w:szCs w:val="24"/>
          </w:rPr>
          <w:t xml:space="preserve">. </w:t>
        </w:r>
      </w:ins>
      <w:del w:id="65" w:author="daisuke" w:date="2019-09-16T00:42:00Z">
        <w:r w:rsidDel="00437800">
          <w:rPr>
            <w:rFonts w:ascii="Times New Roman" w:eastAsia="Times New Roman" w:hAnsi="Times New Roman" w:cs="Times New Roman"/>
            <w:sz w:val="24"/>
            <w:szCs w:val="24"/>
          </w:rPr>
          <w:delText xml:space="preserve">as </w:delText>
        </w:r>
      </w:del>
      <w:ins w:id="66" w:author="daisuke" w:date="2019-09-16T00:42:00Z">
        <w:r w:rsidR="00437800">
          <w:rPr>
            <w:rFonts w:ascii="Times New Roman" w:eastAsia="Times New Roman" w:hAnsi="Times New Roman" w:cs="Times New Roman"/>
            <w:sz w:val="24"/>
            <w:szCs w:val="24"/>
          </w:rPr>
          <w:t xml:space="preserve"> </w:t>
        </w:r>
      </w:ins>
      <w:r>
        <w:rPr>
          <w:rFonts w:ascii="Times New Roman" w:eastAsia="Times New Roman" w:hAnsi="Times New Roman" w:cs="Times New Roman"/>
          <w:sz w:val="24"/>
          <w:szCs w:val="24"/>
        </w:rPr>
        <w:t xml:space="preserve">Table 2 </w:t>
      </w:r>
      <w:del w:id="67" w:author="daisuke" w:date="2019-09-16T00:43:00Z">
        <w:r w:rsidDel="00437800">
          <w:rPr>
            <w:rFonts w:ascii="Times New Roman" w:eastAsia="Times New Roman" w:hAnsi="Times New Roman" w:cs="Times New Roman"/>
            <w:sz w:val="24"/>
            <w:szCs w:val="24"/>
          </w:rPr>
          <w:delText xml:space="preserve">shows, which </w:delText>
        </w:r>
      </w:del>
      <w:r>
        <w:rPr>
          <w:rFonts w:ascii="Times New Roman" w:eastAsia="Times New Roman" w:hAnsi="Times New Roman" w:cs="Times New Roman"/>
          <w:sz w:val="24"/>
          <w:szCs w:val="24"/>
        </w:rPr>
        <w:t>indicates that the fish production model has excellent performance coupling with TF-R-CNN cage detection framework. The possible causes of the deviation may be caused by the deviation while doing calculation of cage volume or the assumed stocking rate.</w:t>
      </w:r>
    </w:p>
    <w:p w14:paraId="487C2DAA" w14:textId="77777777" w:rsidR="00FC5BD3" w:rsidRDefault="00FC5BD3">
      <w:pPr>
        <w:jc w:val="both"/>
        <w:rPr>
          <w:rFonts w:ascii="Times New Roman" w:eastAsia="Times New Roman" w:hAnsi="Times New Roman" w:cs="Times New Roman"/>
          <w:sz w:val="24"/>
          <w:szCs w:val="24"/>
        </w:rPr>
      </w:pPr>
    </w:p>
    <w:p w14:paraId="5EF0B031" w14:textId="77777777" w:rsidR="00FC5BD3" w:rsidRDefault="00CC2895">
      <w:pPr>
        <w:jc w:val="center"/>
        <w:rPr>
          <w:rFonts w:ascii="Times New Roman" w:eastAsia="Times New Roman" w:hAnsi="Times New Roman" w:cs="Times New Roman"/>
          <w:color w:val="FF0000"/>
          <w:sz w:val="24"/>
          <w:szCs w:val="24"/>
        </w:rPr>
      </w:pPr>
      <w:r>
        <w:rPr>
          <w:rFonts w:ascii="Times New Roman" w:eastAsia="Times New Roman" w:hAnsi="Times New Roman" w:cs="Times New Roman"/>
          <w:b/>
          <w:sz w:val="24"/>
          <w:szCs w:val="24"/>
        </w:rPr>
        <w:lastRenderedPageBreak/>
        <w:t>Table 2 Estimated and statistical Yellowtail and Tuna production in the year of 2017, Oita.</w:t>
      </w:r>
    </w:p>
    <w:p w14:paraId="52A4350C" w14:textId="77777777" w:rsidR="00FC5BD3" w:rsidRDefault="00FC5BD3">
      <w:pPr>
        <w:jc w:val="both"/>
        <w:rPr>
          <w:rFonts w:ascii="Times New Roman" w:eastAsia="Times New Roman" w:hAnsi="Times New Roman" w:cs="Times New Roman"/>
          <w:sz w:val="24"/>
          <w:szCs w:val="24"/>
        </w:rPr>
      </w:pPr>
    </w:p>
    <w:tbl>
      <w:tblPr>
        <w:tblStyle w:val="a2"/>
        <w:tblW w:w="7290" w:type="dxa"/>
        <w:tblInd w:w="1225" w:type="dxa"/>
        <w:tblBorders>
          <w:top w:val="single" w:sz="4" w:space="0" w:color="auto"/>
          <w:bottom w:val="single" w:sz="4" w:space="0" w:color="auto"/>
        </w:tblBorders>
        <w:tblLayout w:type="fixed"/>
        <w:tblLook w:val="0600" w:firstRow="0" w:lastRow="0" w:firstColumn="0" w:lastColumn="0" w:noHBand="1" w:noVBand="1"/>
      </w:tblPr>
      <w:tblGrid>
        <w:gridCol w:w="1740"/>
        <w:gridCol w:w="1935"/>
        <w:gridCol w:w="1830"/>
        <w:gridCol w:w="1785"/>
      </w:tblGrid>
      <w:tr w:rsidR="00FC5BD3" w14:paraId="2AA906E4" w14:textId="77777777" w:rsidTr="00845DAE">
        <w:trPr>
          <w:trHeight w:val="440"/>
        </w:trPr>
        <w:tc>
          <w:tcPr>
            <w:tcW w:w="1740" w:type="dxa"/>
            <w:vMerge w:val="restart"/>
            <w:shd w:val="clear" w:color="auto" w:fill="auto"/>
            <w:tcMar>
              <w:top w:w="100" w:type="dxa"/>
              <w:left w:w="100" w:type="dxa"/>
              <w:bottom w:w="100" w:type="dxa"/>
              <w:right w:w="100" w:type="dxa"/>
            </w:tcMar>
            <w:vAlign w:val="center"/>
          </w:tcPr>
          <w:p w14:paraId="0093E0C2" w14:textId="77777777" w:rsidR="00FC5BD3" w:rsidRDefault="00CC2895">
            <w:pPr>
              <w:widowControl w:val="0"/>
              <w:pBdr>
                <w:top w:val="nil"/>
                <w:left w:val="nil"/>
                <w:bottom w:val="nil"/>
                <w:right w:val="nil"/>
                <w:between w:val="nil"/>
              </w:pBd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Species</w:t>
            </w:r>
          </w:p>
        </w:tc>
        <w:tc>
          <w:tcPr>
            <w:tcW w:w="1935" w:type="dxa"/>
            <w:tcBorders>
              <w:top w:val="single" w:sz="4" w:space="0" w:color="auto"/>
              <w:bottom w:val="single" w:sz="4" w:space="0" w:color="auto"/>
            </w:tcBorders>
            <w:shd w:val="clear" w:color="auto" w:fill="auto"/>
            <w:tcMar>
              <w:top w:w="100" w:type="dxa"/>
              <w:left w:w="100" w:type="dxa"/>
              <w:bottom w:w="100" w:type="dxa"/>
              <w:right w:w="100" w:type="dxa"/>
            </w:tcMar>
            <w:vAlign w:val="center"/>
          </w:tcPr>
          <w:p w14:paraId="44222C52" w14:textId="77777777" w:rsidR="00FC5BD3" w:rsidRDefault="00CC2895">
            <w:pPr>
              <w:widowControl w:val="0"/>
              <w:pBdr>
                <w:top w:val="nil"/>
                <w:left w:val="nil"/>
                <w:bottom w:val="nil"/>
                <w:right w:val="nil"/>
                <w:between w:val="nil"/>
              </w:pBd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Estimated Production</w:t>
            </w:r>
          </w:p>
        </w:tc>
        <w:tc>
          <w:tcPr>
            <w:tcW w:w="1830" w:type="dxa"/>
            <w:tcBorders>
              <w:top w:val="single" w:sz="4" w:space="0" w:color="auto"/>
              <w:bottom w:val="single" w:sz="4" w:space="0" w:color="auto"/>
            </w:tcBorders>
            <w:shd w:val="clear" w:color="auto" w:fill="auto"/>
            <w:tcMar>
              <w:top w:w="100" w:type="dxa"/>
              <w:left w:w="100" w:type="dxa"/>
              <w:bottom w:w="100" w:type="dxa"/>
              <w:right w:w="100" w:type="dxa"/>
            </w:tcMar>
            <w:vAlign w:val="center"/>
          </w:tcPr>
          <w:p w14:paraId="6E0B2852" w14:textId="77777777" w:rsidR="00FC5BD3" w:rsidRDefault="00CC2895">
            <w:pPr>
              <w:widowControl w:val="0"/>
              <w:pBdr>
                <w:top w:val="nil"/>
                <w:left w:val="nil"/>
                <w:bottom w:val="nil"/>
                <w:right w:val="nil"/>
                <w:between w:val="nil"/>
              </w:pBd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Statistical Production</w:t>
            </w:r>
          </w:p>
        </w:tc>
        <w:tc>
          <w:tcPr>
            <w:tcW w:w="1785" w:type="dxa"/>
            <w:vMerge w:val="restart"/>
            <w:shd w:val="clear" w:color="auto" w:fill="auto"/>
            <w:tcMar>
              <w:top w:w="100" w:type="dxa"/>
              <w:left w:w="100" w:type="dxa"/>
              <w:bottom w:w="100" w:type="dxa"/>
              <w:right w:w="100" w:type="dxa"/>
            </w:tcMar>
            <w:vAlign w:val="center"/>
          </w:tcPr>
          <w:p w14:paraId="3D16B19F" w14:textId="77777777" w:rsidR="00FC5BD3" w:rsidRDefault="00CC2895">
            <w:pPr>
              <w:widowControl w:val="0"/>
              <w:pBdr>
                <w:top w:val="nil"/>
                <w:left w:val="nil"/>
                <w:bottom w:val="nil"/>
                <w:right w:val="nil"/>
                <w:between w:val="nil"/>
              </w:pBd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Deviation</w:t>
            </w:r>
          </w:p>
        </w:tc>
      </w:tr>
      <w:tr w:rsidR="00FC5BD3" w14:paraId="4403EA3B" w14:textId="77777777" w:rsidTr="00845DAE">
        <w:trPr>
          <w:trHeight w:val="440"/>
        </w:trPr>
        <w:tc>
          <w:tcPr>
            <w:tcW w:w="1740" w:type="dxa"/>
            <w:vMerge/>
            <w:tcBorders>
              <w:bottom w:val="single" w:sz="4" w:space="0" w:color="auto"/>
            </w:tcBorders>
            <w:shd w:val="clear" w:color="auto" w:fill="auto"/>
            <w:tcMar>
              <w:top w:w="100" w:type="dxa"/>
              <w:left w:w="100" w:type="dxa"/>
              <w:bottom w:w="100" w:type="dxa"/>
              <w:right w:w="100" w:type="dxa"/>
            </w:tcMar>
            <w:vAlign w:val="center"/>
          </w:tcPr>
          <w:p w14:paraId="317A2269" w14:textId="77777777" w:rsidR="00FC5BD3" w:rsidRDefault="00FC5BD3">
            <w:pPr>
              <w:widowControl w:val="0"/>
              <w:pBdr>
                <w:top w:val="nil"/>
                <w:left w:val="nil"/>
                <w:bottom w:val="nil"/>
                <w:right w:val="nil"/>
                <w:between w:val="nil"/>
              </w:pBdr>
              <w:jc w:val="center"/>
              <w:rPr>
                <w:rFonts w:ascii="Times New Roman" w:eastAsia="Times New Roman" w:hAnsi="Times New Roman" w:cs="Times New Roman"/>
                <w:sz w:val="24"/>
                <w:szCs w:val="24"/>
              </w:rPr>
            </w:pPr>
          </w:p>
        </w:tc>
        <w:tc>
          <w:tcPr>
            <w:tcW w:w="1935" w:type="dxa"/>
            <w:tcBorders>
              <w:top w:val="single" w:sz="4" w:space="0" w:color="auto"/>
              <w:bottom w:val="single" w:sz="4" w:space="0" w:color="auto"/>
            </w:tcBorders>
            <w:shd w:val="clear" w:color="auto" w:fill="auto"/>
            <w:tcMar>
              <w:top w:w="100" w:type="dxa"/>
              <w:left w:w="100" w:type="dxa"/>
              <w:bottom w:w="100" w:type="dxa"/>
              <w:right w:w="100" w:type="dxa"/>
            </w:tcMar>
            <w:vAlign w:val="center"/>
          </w:tcPr>
          <w:p w14:paraId="3586D7DC" w14:textId="77777777" w:rsidR="00FC5BD3" w:rsidRDefault="00CC2895">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r>
              <w:rPr>
                <w:rFonts w:ascii="Times New Roman" w:eastAsia="Times New Roman" w:hAnsi="Times New Roman" w:cs="Times New Roman"/>
                <w:sz w:val="24"/>
                <w:szCs w:val="24"/>
                <w:vertAlign w:val="superscript"/>
              </w:rPr>
              <w:t>3</w:t>
            </w:r>
            <w:r>
              <w:rPr>
                <w:rFonts w:ascii="Times New Roman" w:eastAsia="Times New Roman" w:hAnsi="Times New Roman" w:cs="Times New Roman"/>
                <w:sz w:val="24"/>
                <w:szCs w:val="24"/>
              </w:rPr>
              <w:t>kg)</w:t>
            </w:r>
          </w:p>
        </w:tc>
        <w:tc>
          <w:tcPr>
            <w:tcW w:w="1830" w:type="dxa"/>
            <w:tcBorders>
              <w:top w:val="single" w:sz="4" w:space="0" w:color="auto"/>
              <w:bottom w:val="single" w:sz="4" w:space="0" w:color="auto"/>
            </w:tcBorders>
            <w:shd w:val="clear" w:color="auto" w:fill="auto"/>
            <w:tcMar>
              <w:top w:w="100" w:type="dxa"/>
              <w:left w:w="100" w:type="dxa"/>
              <w:bottom w:w="100" w:type="dxa"/>
              <w:right w:w="100" w:type="dxa"/>
            </w:tcMar>
            <w:vAlign w:val="center"/>
          </w:tcPr>
          <w:p w14:paraId="1113D1DD" w14:textId="77777777" w:rsidR="00FC5BD3" w:rsidRDefault="00CC2895">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r>
              <w:rPr>
                <w:rFonts w:ascii="Times New Roman" w:eastAsia="Times New Roman" w:hAnsi="Times New Roman" w:cs="Times New Roman"/>
                <w:sz w:val="24"/>
                <w:szCs w:val="24"/>
                <w:vertAlign w:val="superscript"/>
              </w:rPr>
              <w:t>3</w:t>
            </w:r>
            <w:r>
              <w:rPr>
                <w:rFonts w:ascii="Times New Roman" w:eastAsia="Times New Roman" w:hAnsi="Times New Roman" w:cs="Times New Roman"/>
                <w:sz w:val="24"/>
                <w:szCs w:val="24"/>
              </w:rPr>
              <w:t>kg)</w:t>
            </w:r>
          </w:p>
        </w:tc>
        <w:tc>
          <w:tcPr>
            <w:tcW w:w="1785" w:type="dxa"/>
            <w:vMerge/>
            <w:tcBorders>
              <w:bottom w:val="single" w:sz="4" w:space="0" w:color="auto"/>
            </w:tcBorders>
            <w:shd w:val="clear" w:color="auto" w:fill="auto"/>
            <w:tcMar>
              <w:top w:w="100" w:type="dxa"/>
              <w:left w:w="100" w:type="dxa"/>
              <w:bottom w:w="100" w:type="dxa"/>
              <w:right w:w="100" w:type="dxa"/>
            </w:tcMar>
            <w:vAlign w:val="center"/>
          </w:tcPr>
          <w:p w14:paraId="4066D4F1" w14:textId="77777777" w:rsidR="00FC5BD3" w:rsidRDefault="00FC5BD3">
            <w:pPr>
              <w:widowControl w:val="0"/>
              <w:pBdr>
                <w:top w:val="nil"/>
                <w:left w:val="nil"/>
                <w:bottom w:val="nil"/>
                <w:right w:val="nil"/>
                <w:between w:val="nil"/>
              </w:pBdr>
              <w:jc w:val="center"/>
              <w:rPr>
                <w:rFonts w:ascii="Times New Roman" w:eastAsia="Times New Roman" w:hAnsi="Times New Roman" w:cs="Times New Roman"/>
                <w:sz w:val="24"/>
                <w:szCs w:val="24"/>
              </w:rPr>
            </w:pPr>
          </w:p>
        </w:tc>
      </w:tr>
      <w:tr w:rsidR="00FC5BD3" w14:paraId="40274702" w14:textId="77777777" w:rsidTr="00845DAE">
        <w:tc>
          <w:tcPr>
            <w:tcW w:w="1740" w:type="dxa"/>
            <w:tcBorders>
              <w:top w:val="single" w:sz="4" w:space="0" w:color="auto"/>
              <w:bottom w:val="nil"/>
            </w:tcBorders>
            <w:shd w:val="clear" w:color="auto" w:fill="auto"/>
            <w:tcMar>
              <w:top w:w="100" w:type="dxa"/>
              <w:left w:w="100" w:type="dxa"/>
              <w:bottom w:w="100" w:type="dxa"/>
              <w:right w:w="100" w:type="dxa"/>
            </w:tcMar>
            <w:vAlign w:val="center"/>
          </w:tcPr>
          <w:p w14:paraId="653DBA9D" w14:textId="77777777" w:rsidR="00FC5BD3" w:rsidRDefault="00CC2895">
            <w:pPr>
              <w:widowControl w:val="0"/>
              <w:pBdr>
                <w:top w:val="nil"/>
                <w:left w:val="nil"/>
                <w:bottom w:val="nil"/>
                <w:right w:val="nil"/>
                <w:between w:val="nil"/>
              </w:pBd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Yellowtail</w:t>
            </w:r>
          </w:p>
        </w:tc>
        <w:tc>
          <w:tcPr>
            <w:tcW w:w="1935" w:type="dxa"/>
            <w:tcBorders>
              <w:top w:val="single" w:sz="4" w:space="0" w:color="auto"/>
              <w:bottom w:val="nil"/>
            </w:tcBorders>
            <w:shd w:val="clear" w:color="auto" w:fill="auto"/>
            <w:tcMar>
              <w:top w:w="100" w:type="dxa"/>
              <w:left w:w="100" w:type="dxa"/>
              <w:bottom w:w="100" w:type="dxa"/>
              <w:right w:w="100" w:type="dxa"/>
            </w:tcMar>
            <w:vAlign w:val="center"/>
          </w:tcPr>
          <w:p w14:paraId="0C2D096E" w14:textId="77777777" w:rsidR="00FC5BD3" w:rsidRDefault="00CC2895">
            <w:pPr>
              <w:widowControl w:val="0"/>
              <w:pBdr>
                <w:top w:val="nil"/>
                <w:left w:val="nil"/>
                <w:bottom w:val="nil"/>
                <w:right w:val="nil"/>
                <w:between w:val="nil"/>
              </w:pBd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19,650</w:t>
            </w:r>
          </w:p>
        </w:tc>
        <w:tc>
          <w:tcPr>
            <w:tcW w:w="1830" w:type="dxa"/>
            <w:tcBorders>
              <w:top w:val="single" w:sz="4" w:space="0" w:color="auto"/>
              <w:bottom w:val="nil"/>
            </w:tcBorders>
            <w:shd w:val="clear" w:color="auto" w:fill="auto"/>
            <w:tcMar>
              <w:top w:w="100" w:type="dxa"/>
              <w:left w:w="100" w:type="dxa"/>
              <w:bottom w:w="100" w:type="dxa"/>
              <w:right w:w="100" w:type="dxa"/>
            </w:tcMar>
            <w:vAlign w:val="center"/>
          </w:tcPr>
          <w:p w14:paraId="36CF861F" w14:textId="77777777" w:rsidR="00FC5BD3" w:rsidRDefault="00CC2895">
            <w:pPr>
              <w:widowControl w:val="0"/>
              <w:pBdr>
                <w:top w:val="nil"/>
                <w:left w:val="nil"/>
                <w:bottom w:val="nil"/>
                <w:right w:val="nil"/>
                <w:between w:val="nil"/>
              </w:pBd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19,488</w:t>
            </w:r>
          </w:p>
        </w:tc>
        <w:tc>
          <w:tcPr>
            <w:tcW w:w="1785" w:type="dxa"/>
            <w:tcBorders>
              <w:top w:val="single" w:sz="4" w:space="0" w:color="auto"/>
              <w:bottom w:val="nil"/>
            </w:tcBorders>
            <w:shd w:val="clear" w:color="auto" w:fill="auto"/>
            <w:tcMar>
              <w:top w:w="100" w:type="dxa"/>
              <w:left w:w="100" w:type="dxa"/>
              <w:bottom w:w="100" w:type="dxa"/>
              <w:right w:w="100" w:type="dxa"/>
            </w:tcMar>
            <w:vAlign w:val="center"/>
          </w:tcPr>
          <w:p w14:paraId="52591FD6" w14:textId="77777777" w:rsidR="00FC5BD3" w:rsidRDefault="00CC2895">
            <w:pPr>
              <w:widowControl w:val="0"/>
              <w:pBdr>
                <w:top w:val="nil"/>
                <w:left w:val="nil"/>
                <w:bottom w:val="nil"/>
                <w:right w:val="nil"/>
                <w:between w:val="nil"/>
              </w:pBd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0.82%</w:t>
            </w:r>
          </w:p>
        </w:tc>
      </w:tr>
      <w:tr w:rsidR="00FC5BD3" w14:paraId="3856B472" w14:textId="77777777" w:rsidTr="00845DAE">
        <w:tc>
          <w:tcPr>
            <w:tcW w:w="1740" w:type="dxa"/>
            <w:tcBorders>
              <w:top w:val="nil"/>
              <w:bottom w:val="single" w:sz="4" w:space="0" w:color="auto"/>
            </w:tcBorders>
            <w:shd w:val="clear" w:color="auto" w:fill="auto"/>
            <w:tcMar>
              <w:top w:w="100" w:type="dxa"/>
              <w:left w:w="100" w:type="dxa"/>
              <w:bottom w:w="100" w:type="dxa"/>
              <w:right w:w="100" w:type="dxa"/>
            </w:tcMar>
            <w:vAlign w:val="center"/>
          </w:tcPr>
          <w:p w14:paraId="3DDBF1A4" w14:textId="77777777" w:rsidR="00FC5BD3" w:rsidRDefault="00CC2895">
            <w:pPr>
              <w:widowControl w:val="0"/>
              <w:pBdr>
                <w:top w:val="nil"/>
                <w:left w:val="nil"/>
                <w:bottom w:val="nil"/>
                <w:right w:val="nil"/>
                <w:between w:val="nil"/>
              </w:pBd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Tuna</w:t>
            </w:r>
          </w:p>
        </w:tc>
        <w:tc>
          <w:tcPr>
            <w:tcW w:w="1935" w:type="dxa"/>
            <w:tcBorders>
              <w:top w:val="nil"/>
              <w:bottom w:val="single" w:sz="4" w:space="0" w:color="auto"/>
            </w:tcBorders>
            <w:shd w:val="clear" w:color="auto" w:fill="auto"/>
            <w:tcMar>
              <w:top w:w="100" w:type="dxa"/>
              <w:left w:w="100" w:type="dxa"/>
              <w:bottom w:w="100" w:type="dxa"/>
              <w:right w:w="100" w:type="dxa"/>
            </w:tcMar>
            <w:vAlign w:val="center"/>
          </w:tcPr>
          <w:p w14:paraId="39D1F938" w14:textId="77777777" w:rsidR="00FC5BD3" w:rsidRDefault="00CC2895">
            <w:pPr>
              <w:widowControl w:val="0"/>
              <w:pBdr>
                <w:top w:val="nil"/>
                <w:left w:val="nil"/>
                <w:bottom w:val="nil"/>
                <w:right w:val="nil"/>
                <w:between w:val="nil"/>
              </w:pBd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903</w:t>
            </w:r>
          </w:p>
        </w:tc>
        <w:tc>
          <w:tcPr>
            <w:tcW w:w="1830" w:type="dxa"/>
            <w:tcBorders>
              <w:top w:val="nil"/>
              <w:bottom w:val="single" w:sz="4" w:space="0" w:color="auto"/>
            </w:tcBorders>
            <w:shd w:val="clear" w:color="auto" w:fill="auto"/>
            <w:tcMar>
              <w:top w:w="100" w:type="dxa"/>
              <w:left w:w="100" w:type="dxa"/>
              <w:bottom w:w="100" w:type="dxa"/>
              <w:right w:w="100" w:type="dxa"/>
            </w:tcMar>
            <w:vAlign w:val="center"/>
          </w:tcPr>
          <w:p w14:paraId="4752AE9D" w14:textId="77777777" w:rsidR="00FC5BD3" w:rsidRDefault="00CC2895">
            <w:pPr>
              <w:widowControl w:val="0"/>
              <w:pBdr>
                <w:top w:val="nil"/>
                <w:left w:val="nil"/>
                <w:bottom w:val="nil"/>
                <w:right w:val="nil"/>
                <w:between w:val="nil"/>
              </w:pBd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871</w:t>
            </w:r>
          </w:p>
        </w:tc>
        <w:tc>
          <w:tcPr>
            <w:tcW w:w="1785" w:type="dxa"/>
            <w:tcBorders>
              <w:top w:val="nil"/>
              <w:bottom w:val="single" w:sz="4" w:space="0" w:color="auto"/>
            </w:tcBorders>
            <w:shd w:val="clear" w:color="auto" w:fill="auto"/>
            <w:tcMar>
              <w:top w:w="100" w:type="dxa"/>
              <w:left w:w="100" w:type="dxa"/>
              <w:bottom w:w="100" w:type="dxa"/>
              <w:right w:w="100" w:type="dxa"/>
            </w:tcMar>
            <w:vAlign w:val="center"/>
          </w:tcPr>
          <w:p w14:paraId="4A018BA2" w14:textId="77777777" w:rsidR="00FC5BD3" w:rsidRDefault="00CC2895">
            <w:pPr>
              <w:widowControl w:val="0"/>
              <w:pBdr>
                <w:top w:val="nil"/>
                <w:left w:val="nil"/>
                <w:bottom w:val="nil"/>
                <w:right w:val="nil"/>
                <w:between w:val="nil"/>
              </w:pBd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3.68%</w:t>
            </w:r>
          </w:p>
        </w:tc>
      </w:tr>
    </w:tbl>
    <w:p w14:paraId="71555726" w14:textId="77777777" w:rsidR="00FC5BD3" w:rsidRDefault="00FC5BD3">
      <w:pPr>
        <w:jc w:val="both"/>
        <w:rPr>
          <w:rFonts w:ascii="Times New Roman" w:eastAsia="Times New Roman" w:hAnsi="Times New Roman" w:cs="Times New Roman"/>
          <w:sz w:val="24"/>
          <w:szCs w:val="24"/>
        </w:rPr>
      </w:pPr>
    </w:p>
    <w:p w14:paraId="71FD2F8F" w14:textId="77777777" w:rsidR="00FC5BD3" w:rsidRDefault="00CC289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Another result is presented in the form of an Aquaculture Intensity Index (AII) map, as shown in Figure 4. 26 aquaculture farms are plotted in the form of a scatter points on a plane Cartesian coordinate system, of which the </w:t>
      </w:r>
      <w:r w:rsidRPr="00437800">
        <w:rPr>
          <w:rFonts w:ascii="Times New Roman" w:eastAsia="Times New Roman" w:hAnsi="Times New Roman" w:cs="Times New Roman"/>
          <w:i/>
          <w:iCs/>
          <w:sz w:val="24"/>
          <w:szCs w:val="24"/>
          <w:rPrChange w:id="68" w:author="daisuke" w:date="2019-09-16T00:43:00Z">
            <w:rPr>
              <w:rFonts w:ascii="Times New Roman" w:eastAsia="Times New Roman" w:hAnsi="Times New Roman" w:cs="Times New Roman"/>
              <w:sz w:val="24"/>
              <w:szCs w:val="24"/>
            </w:rPr>
          </w:rPrChange>
        </w:rPr>
        <w:t>x</w:t>
      </w:r>
      <w:r>
        <w:rPr>
          <w:rFonts w:ascii="Times New Roman" w:eastAsia="Times New Roman" w:hAnsi="Times New Roman" w:cs="Times New Roman"/>
          <w:sz w:val="24"/>
          <w:szCs w:val="24"/>
        </w:rPr>
        <w:t xml:space="preserve"> axis is Farm water volume (</w:t>
      </w:r>
      <w:hyperlink r:id="rId69">
        <w:r>
          <w:rPr>
            <w:rFonts w:ascii="Times New Roman" w:eastAsia="Times New Roman" w:hAnsi="Times New Roman" w:cs="Times New Roman"/>
            <w:noProof/>
            <w:sz w:val="24"/>
            <w:szCs w:val="24"/>
          </w:rPr>
          <w:drawing>
            <wp:inline distT="19050" distB="19050" distL="19050" distR="19050" wp14:anchorId="5386CAA2" wp14:editId="75188C94">
              <wp:extent cx="444500" cy="127000"/>
              <wp:effectExtent l="0" t="0" r="0" b="0"/>
              <wp:docPr id="2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70"/>
                      <a:srcRect/>
                      <a:stretch>
                        <a:fillRect/>
                      </a:stretch>
                    </pic:blipFill>
                    <pic:spPr>
                      <a:xfrm>
                        <a:off x="0" y="0"/>
                        <a:ext cx="444500" cy="127000"/>
                      </a:xfrm>
                      <a:prstGeom prst="rect">
                        <a:avLst/>
                      </a:prstGeom>
                      <a:ln/>
                    </pic:spPr>
                  </pic:pic>
                </a:graphicData>
              </a:graphic>
            </wp:inline>
          </w:drawing>
        </w:r>
      </w:hyperlink>
      <w:r>
        <w:rPr>
          <w:rFonts w:ascii="Times New Roman" w:eastAsia="Times New Roman" w:hAnsi="Times New Roman" w:cs="Times New Roman"/>
          <w:sz w:val="24"/>
          <w:szCs w:val="24"/>
        </w:rPr>
        <w:t xml:space="preserve">, unit: </w:t>
      </w:r>
      <w:hyperlink r:id="rId71">
        <w:r>
          <w:rPr>
            <w:rFonts w:ascii="Times New Roman" w:eastAsia="Times New Roman" w:hAnsi="Times New Roman" w:cs="Times New Roman"/>
            <w:noProof/>
            <w:sz w:val="24"/>
            <w:szCs w:val="24"/>
          </w:rPr>
          <w:drawing>
            <wp:inline distT="19050" distB="19050" distL="19050" distR="19050" wp14:anchorId="49D600E7" wp14:editId="31ED7091">
              <wp:extent cx="190500" cy="127000"/>
              <wp:effectExtent l="0" t="0" r="0" b="0"/>
              <wp:docPr id="35"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72"/>
                      <a:srcRect/>
                      <a:stretch>
                        <a:fillRect/>
                      </a:stretch>
                    </pic:blipFill>
                    <pic:spPr>
                      <a:xfrm>
                        <a:off x="0" y="0"/>
                        <a:ext cx="190500" cy="127000"/>
                      </a:xfrm>
                      <a:prstGeom prst="rect">
                        <a:avLst/>
                      </a:prstGeom>
                      <a:ln/>
                    </pic:spPr>
                  </pic:pic>
                </a:graphicData>
              </a:graphic>
            </wp:inline>
          </w:drawing>
        </w:r>
      </w:hyperlink>
      <w:r>
        <w:rPr>
          <w:rFonts w:ascii="Times New Roman" w:eastAsia="Times New Roman" w:hAnsi="Times New Roman" w:cs="Times New Roman"/>
          <w:sz w:val="24"/>
          <w:szCs w:val="24"/>
        </w:rPr>
        <w:t xml:space="preserve">) and </w:t>
      </w:r>
      <w:bookmarkStart w:id="69" w:name="_GoBack"/>
      <w:r w:rsidRPr="00437800">
        <w:rPr>
          <w:rFonts w:ascii="Times New Roman" w:eastAsia="Times New Roman" w:hAnsi="Times New Roman" w:cs="Times New Roman"/>
          <w:i/>
          <w:iCs/>
          <w:sz w:val="24"/>
          <w:szCs w:val="24"/>
          <w:rPrChange w:id="70" w:author="daisuke" w:date="2019-09-16T00:44:00Z">
            <w:rPr>
              <w:rFonts w:ascii="Times New Roman" w:eastAsia="Times New Roman" w:hAnsi="Times New Roman" w:cs="Times New Roman"/>
              <w:sz w:val="24"/>
              <w:szCs w:val="24"/>
            </w:rPr>
          </w:rPrChange>
        </w:rPr>
        <w:t>y</w:t>
      </w:r>
      <w:bookmarkEnd w:id="69"/>
      <w:r>
        <w:rPr>
          <w:rFonts w:ascii="Times New Roman" w:eastAsia="Times New Roman" w:hAnsi="Times New Roman" w:cs="Times New Roman"/>
          <w:sz w:val="24"/>
          <w:szCs w:val="24"/>
        </w:rPr>
        <w:t xml:space="preserve"> axis is Farm annual production (</w:t>
      </w:r>
      <w:hyperlink r:id="rId73">
        <w:r>
          <w:rPr>
            <w:rFonts w:ascii="Times New Roman" w:eastAsia="Times New Roman" w:hAnsi="Times New Roman" w:cs="Times New Roman"/>
            <w:noProof/>
            <w:sz w:val="24"/>
            <w:szCs w:val="24"/>
          </w:rPr>
          <w:drawing>
            <wp:inline distT="19050" distB="19050" distL="19050" distR="19050" wp14:anchorId="7D042B8F" wp14:editId="240818B1">
              <wp:extent cx="76200" cy="88900"/>
              <wp:effectExtent l="0" t="0" r="0" b="0"/>
              <wp:docPr id="2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2"/>
                      <a:srcRect/>
                      <a:stretch>
                        <a:fillRect/>
                      </a:stretch>
                    </pic:blipFill>
                    <pic:spPr>
                      <a:xfrm>
                        <a:off x="0" y="0"/>
                        <a:ext cx="76200" cy="88900"/>
                      </a:xfrm>
                      <a:prstGeom prst="rect">
                        <a:avLst/>
                      </a:prstGeom>
                      <a:ln/>
                    </pic:spPr>
                  </pic:pic>
                </a:graphicData>
              </a:graphic>
            </wp:inline>
          </w:drawing>
        </w:r>
      </w:hyperlink>
      <w:r>
        <w:rPr>
          <w:rFonts w:ascii="Times New Roman" w:eastAsia="Times New Roman" w:hAnsi="Times New Roman" w:cs="Times New Roman"/>
          <w:sz w:val="24"/>
          <w:szCs w:val="24"/>
        </w:rPr>
        <w:t xml:space="preserve">, unit: </w:t>
      </w:r>
      <w:hyperlink r:id="rId74">
        <w:r>
          <w:rPr>
            <w:rFonts w:ascii="Times New Roman" w:eastAsia="Times New Roman" w:hAnsi="Times New Roman" w:cs="Times New Roman"/>
            <w:noProof/>
            <w:sz w:val="24"/>
            <w:szCs w:val="24"/>
          </w:rPr>
          <w:drawing>
            <wp:inline distT="19050" distB="19050" distL="19050" distR="19050" wp14:anchorId="65A80EFF" wp14:editId="7B543E86">
              <wp:extent cx="152400" cy="139700"/>
              <wp:effectExtent l="0" t="0" r="0" b="0"/>
              <wp:docPr id="31"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75"/>
                      <a:srcRect/>
                      <a:stretch>
                        <a:fillRect/>
                      </a:stretch>
                    </pic:blipFill>
                    <pic:spPr>
                      <a:xfrm>
                        <a:off x="0" y="0"/>
                        <a:ext cx="152400" cy="139700"/>
                      </a:xfrm>
                      <a:prstGeom prst="rect">
                        <a:avLst/>
                      </a:prstGeom>
                      <a:ln/>
                    </pic:spPr>
                  </pic:pic>
                </a:graphicData>
              </a:graphic>
            </wp:inline>
          </w:drawing>
        </w:r>
      </w:hyperlink>
      <w:r>
        <w:rPr>
          <w:rFonts w:ascii="Times New Roman" w:eastAsia="Times New Roman" w:hAnsi="Times New Roman" w:cs="Times New Roman"/>
          <w:sz w:val="24"/>
          <w:szCs w:val="24"/>
        </w:rPr>
        <w:t>). Farm AII values distribution contours are plotted and labelled.</w:t>
      </w:r>
    </w:p>
    <w:p w14:paraId="19166A60" w14:textId="77777777" w:rsidR="0044405F" w:rsidRDefault="0044405F">
      <w:pPr>
        <w:jc w:val="both"/>
        <w:rPr>
          <w:rFonts w:ascii="Times New Roman" w:eastAsia="Times New Roman" w:hAnsi="Times New Roman" w:cs="Times New Roman"/>
          <w:sz w:val="24"/>
          <w:szCs w:val="24"/>
        </w:rPr>
      </w:pPr>
    </w:p>
    <w:p w14:paraId="0BFBAE3C" w14:textId="77777777" w:rsidR="00FC5BD3" w:rsidRDefault="00CC2895">
      <w:pPr>
        <w:jc w:val="center"/>
        <w:rPr>
          <w:rFonts w:ascii="Gungsuh" w:eastAsia="Gungsuh" w:hAnsi="Gungsuh" w:cs="Gungsuh"/>
          <w:sz w:val="24"/>
          <w:szCs w:val="24"/>
        </w:rPr>
      </w:pPr>
      <w:r>
        <w:rPr>
          <w:rFonts w:ascii="Gungsuh" w:eastAsia="Gungsuh" w:hAnsi="Gungsuh" w:cs="Gungsuh"/>
          <w:noProof/>
          <w:sz w:val="24"/>
          <w:szCs w:val="24"/>
        </w:rPr>
        <w:drawing>
          <wp:inline distT="114300" distB="114300" distL="114300" distR="114300" wp14:anchorId="69EF9E7A" wp14:editId="289F9BA4">
            <wp:extent cx="4752975" cy="4143375"/>
            <wp:effectExtent l="0" t="0" r="9525" b="9525"/>
            <wp:docPr id="11"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rotWithShape="1">
                    <a:blip r:embed="rId76"/>
                    <a:srcRect t="456" r="8491" b="1"/>
                    <a:stretch/>
                  </pic:blipFill>
                  <pic:spPr bwMode="auto">
                    <a:xfrm>
                      <a:off x="0" y="0"/>
                      <a:ext cx="4752975" cy="4143375"/>
                    </a:xfrm>
                    <a:prstGeom prst="rect">
                      <a:avLst/>
                    </a:prstGeom>
                    <a:ln>
                      <a:noFill/>
                    </a:ln>
                    <a:extLst>
                      <a:ext uri="{53640926-AAD7-44D8-BBD7-CCE9431645EC}">
                        <a14:shadowObscured xmlns:a14="http://schemas.microsoft.com/office/drawing/2010/main"/>
                      </a:ext>
                    </a:extLst>
                  </pic:spPr>
                </pic:pic>
              </a:graphicData>
            </a:graphic>
          </wp:inline>
        </w:drawing>
      </w:r>
    </w:p>
    <w:p w14:paraId="5157E09A" w14:textId="77777777" w:rsidR="00FC5BD3" w:rsidRDefault="00CC2895">
      <w:pPr>
        <w:spacing w:before="120"/>
        <w:jc w:val="center"/>
        <w:rPr>
          <w:rFonts w:ascii="Gungsuh" w:eastAsia="Gungsuh" w:hAnsi="Gungsuh" w:cs="Gungsuh"/>
          <w:sz w:val="24"/>
          <w:szCs w:val="24"/>
        </w:rPr>
      </w:pPr>
      <w:r>
        <w:rPr>
          <w:rFonts w:ascii="Times New Roman" w:eastAsia="Times New Roman" w:hAnsi="Times New Roman" w:cs="Times New Roman"/>
          <w:b/>
          <w:sz w:val="24"/>
          <w:szCs w:val="24"/>
        </w:rPr>
        <w:t xml:space="preserve">Fig. 4 AII distribution </w:t>
      </w:r>
      <w:r w:rsidR="00F605E5">
        <w:rPr>
          <w:rFonts w:ascii="Times New Roman" w:eastAsia="Times New Roman" w:hAnsi="Times New Roman" w:cs="Times New Roman"/>
          <w:b/>
          <w:sz w:val="24"/>
          <w:szCs w:val="24"/>
        </w:rPr>
        <w:t xml:space="preserve">map </w:t>
      </w:r>
      <w:r>
        <w:rPr>
          <w:rFonts w:ascii="Times New Roman" w:eastAsia="Times New Roman" w:hAnsi="Times New Roman" w:cs="Times New Roman"/>
          <w:b/>
          <w:sz w:val="24"/>
          <w:szCs w:val="24"/>
        </w:rPr>
        <w:t xml:space="preserve">of </w:t>
      </w:r>
      <w:r w:rsidR="00F605E5">
        <w:rPr>
          <w:rFonts w:ascii="Times New Roman" w:eastAsia="Times New Roman" w:hAnsi="Times New Roman" w:cs="Times New Roman"/>
          <w:b/>
          <w:sz w:val="24"/>
          <w:szCs w:val="24"/>
        </w:rPr>
        <w:t xml:space="preserve">aquaculture </w:t>
      </w:r>
      <w:r>
        <w:rPr>
          <w:rFonts w:ascii="Times New Roman" w:eastAsia="Times New Roman" w:hAnsi="Times New Roman" w:cs="Times New Roman"/>
          <w:b/>
          <w:sz w:val="24"/>
          <w:szCs w:val="24"/>
        </w:rPr>
        <w:t xml:space="preserve">farms. </w:t>
      </w:r>
    </w:p>
    <w:p w14:paraId="3350659D" w14:textId="77777777" w:rsidR="00FC5BD3" w:rsidRDefault="00FC5BD3">
      <w:pPr>
        <w:jc w:val="both"/>
        <w:rPr>
          <w:rFonts w:ascii="Gungsuh" w:eastAsia="Gungsuh" w:hAnsi="Gungsuh" w:cs="Gungsuh"/>
          <w:sz w:val="24"/>
          <w:szCs w:val="24"/>
        </w:rPr>
      </w:pPr>
    </w:p>
    <w:p w14:paraId="2E570091" w14:textId="0F0BC2C5" w:rsidR="00FC5BD3" w:rsidRDefault="00CC289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 shown </w:t>
      </w:r>
      <w:ins w:id="71" w:author="daisuke" w:date="2019-09-16T00:44:00Z">
        <w:r w:rsidR="00437800">
          <w:rPr>
            <w:rFonts w:ascii="Times New Roman" w:eastAsia="Times New Roman" w:hAnsi="Times New Roman" w:cs="Times New Roman"/>
            <w:sz w:val="24"/>
            <w:szCs w:val="24"/>
          </w:rPr>
          <w:t xml:space="preserve">in the </w:t>
        </w:r>
      </w:ins>
      <w:r>
        <w:rPr>
          <w:rFonts w:ascii="Times New Roman" w:eastAsia="Times New Roman" w:hAnsi="Times New Roman" w:cs="Times New Roman"/>
          <w:sz w:val="24"/>
          <w:szCs w:val="24"/>
        </w:rPr>
        <w:t xml:space="preserve">distribution of farm AII, </w:t>
      </w:r>
      <w:del w:id="72" w:author="daisuke" w:date="2019-09-16T00:44:00Z">
        <w:r w:rsidDel="00437800">
          <w:rPr>
            <w:rFonts w:ascii="Times New Roman" w:eastAsia="Times New Roman" w:hAnsi="Times New Roman" w:cs="Times New Roman"/>
            <w:sz w:val="24"/>
            <w:szCs w:val="24"/>
          </w:rPr>
          <w:delText xml:space="preserve">there has </w:delText>
        </w:r>
      </w:del>
      <w:r>
        <w:rPr>
          <w:rFonts w:ascii="Times New Roman" w:eastAsia="Times New Roman" w:hAnsi="Times New Roman" w:cs="Times New Roman"/>
          <w:sz w:val="24"/>
          <w:szCs w:val="24"/>
        </w:rPr>
        <w:t xml:space="preserve">only one farm has relative high intensity value which is greater than 1.00, while </w:t>
      </w:r>
      <w:del w:id="73" w:author="daisuke" w:date="2019-09-16T00:45:00Z">
        <w:r w:rsidDel="00437800">
          <w:rPr>
            <w:rFonts w:ascii="Times New Roman" w:eastAsia="Times New Roman" w:hAnsi="Times New Roman" w:cs="Times New Roman"/>
            <w:sz w:val="24"/>
            <w:szCs w:val="24"/>
          </w:rPr>
          <w:delText xml:space="preserve">there are </w:delText>
        </w:r>
      </w:del>
      <w:r>
        <w:rPr>
          <w:rFonts w:ascii="Times New Roman" w:eastAsia="Times New Roman" w:hAnsi="Times New Roman" w:cs="Times New Roman"/>
          <w:sz w:val="24"/>
          <w:szCs w:val="24"/>
        </w:rPr>
        <w:t>about two-thirds of the farms index are scattered between the range of 0.10 to 1.00, and another one-third are located on the range between 0.01 to 0.10. The AII of aquaculture farms varies significantly, even reaching different orders of magnitude. This phenomenon indicates that the allocation</w:t>
      </w:r>
      <w:ins w:id="74" w:author="daisuke" w:date="2019-09-16T00:45:00Z">
        <w:r w:rsidR="00437800">
          <w:rPr>
            <w:rFonts w:ascii="Times New Roman" w:eastAsia="Times New Roman" w:hAnsi="Times New Roman" w:cs="Times New Roman"/>
            <w:sz w:val="24"/>
            <w:szCs w:val="24"/>
          </w:rPr>
          <w:t xml:space="preserve"> of</w:t>
        </w:r>
      </w:ins>
      <w:r>
        <w:rPr>
          <w:rFonts w:ascii="Times New Roman" w:eastAsia="Times New Roman" w:hAnsi="Times New Roman" w:cs="Times New Roman"/>
          <w:sz w:val="24"/>
          <w:szCs w:val="24"/>
        </w:rPr>
        <w:t xml:space="preserve"> farm cages and planning of fish harvest have </w:t>
      </w:r>
      <w:del w:id="75" w:author="daisuke" w:date="2019-09-16T00:46:00Z">
        <w:r w:rsidDel="00437800">
          <w:rPr>
            <w:rFonts w:ascii="Times New Roman" w:eastAsia="Times New Roman" w:hAnsi="Times New Roman" w:cs="Times New Roman"/>
            <w:sz w:val="24"/>
            <w:szCs w:val="24"/>
          </w:rPr>
          <w:delText xml:space="preserve">big </w:delText>
        </w:r>
      </w:del>
      <w:commentRangeStart w:id="76"/>
      <w:ins w:id="77" w:author="daisuke" w:date="2019-09-16T00:46:00Z">
        <w:r w:rsidR="00437800">
          <w:rPr>
            <w:rFonts w:ascii="Times New Roman" w:eastAsia="Times New Roman" w:hAnsi="Times New Roman" w:cs="Times New Roman"/>
            <w:sz w:val="24"/>
            <w:szCs w:val="24"/>
          </w:rPr>
          <w:t>large</w:t>
        </w:r>
        <w:commentRangeEnd w:id="76"/>
        <w:r w:rsidR="00437800">
          <w:rPr>
            <w:rStyle w:val="CommentReference"/>
          </w:rPr>
          <w:commentReference w:id="76"/>
        </w:r>
        <w:r w:rsidR="00437800">
          <w:rPr>
            <w:rFonts w:ascii="Times New Roman" w:eastAsia="Times New Roman" w:hAnsi="Times New Roman" w:cs="Times New Roman"/>
            <w:sz w:val="24"/>
            <w:szCs w:val="24"/>
          </w:rPr>
          <w:t xml:space="preserve"> </w:t>
        </w:r>
      </w:ins>
      <w:r>
        <w:rPr>
          <w:rFonts w:ascii="Times New Roman" w:eastAsia="Times New Roman" w:hAnsi="Times New Roman" w:cs="Times New Roman"/>
          <w:sz w:val="24"/>
          <w:szCs w:val="24"/>
        </w:rPr>
        <w:t>different between farms.</w:t>
      </w:r>
    </w:p>
    <w:p w14:paraId="5ABD8DEB" w14:textId="77777777" w:rsidR="00F605E5" w:rsidRDefault="00F605E5">
      <w:pPr>
        <w:jc w:val="both"/>
        <w:rPr>
          <w:rFonts w:ascii="Times New Roman" w:eastAsia="Times New Roman" w:hAnsi="Times New Roman" w:cs="Times New Roman"/>
          <w:sz w:val="24"/>
          <w:szCs w:val="24"/>
        </w:rPr>
      </w:pPr>
    </w:p>
    <w:p w14:paraId="34FA6902" w14:textId="77777777" w:rsidR="00FC5BD3" w:rsidRDefault="00CC2895">
      <w:pPr>
        <w:pStyle w:val="Heading1"/>
        <w:jc w:val="both"/>
      </w:pPr>
      <w:r>
        <w:t>CONCLUSIONS</w:t>
      </w:r>
    </w:p>
    <w:p w14:paraId="059B3624" w14:textId="77777777" w:rsidR="00FC5BD3" w:rsidRDefault="00FC5BD3">
      <w:pPr>
        <w:jc w:val="both"/>
        <w:rPr>
          <w:rFonts w:ascii="Times New Roman" w:eastAsia="Times New Roman" w:hAnsi="Times New Roman" w:cs="Times New Roman"/>
          <w:sz w:val="24"/>
          <w:szCs w:val="24"/>
        </w:rPr>
      </w:pPr>
    </w:p>
    <w:p w14:paraId="2E78B056" w14:textId="20159B84" w:rsidR="00FC5BD3" w:rsidRDefault="00CC289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 stocking rate values used in this study are practice</w:t>
      </w:r>
      <w:ins w:id="78" w:author="daisuke" w:date="2019-09-16T00:46:00Z">
        <w:r w:rsidR="00437800">
          <w:rPr>
            <w:rFonts w:ascii="Times New Roman" w:eastAsia="Times New Roman" w:hAnsi="Times New Roman" w:cs="Times New Roman"/>
            <w:sz w:val="24"/>
            <w:szCs w:val="24"/>
          </w:rPr>
          <w:t>d</w:t>
        </w:r>
      </w:ins>
      <w:r>
        <w:rPr>
          <w:rFonts w:ascii="Times New Roman" w:eastAsia="Times New Roman" w:hAnsi="Times New Roman" w:cs="Times New Roman"/>
          <w:sz w:val="24"/>
          <w:szCs w:val="24"/>
        </w:rPr>
        <w:t xml:space="preserve"> data</w:t>
      </w:r>
      <w:ins w:id="79" w:author="daisuke" w:date="2019-09-16T00:51:00Z">
        <w:r w:rsidR="007F74ED">
          <w:rPr>
            <w:rFonts w:ascii="Times New Roman" w:eastAsia="Times New Roman" w:hAnsi="Times New Roman" w:cs="Times New Roman"/>
            <w:sz w:val="24"/>
            <w:szCs w:val="24"/>
          </w:rPr>
          <w:t>. Generally, farmers would like to increase the stocking den</w:t>
        </w:r>
      </w:ins>
      <w:ins w:id="80" w:author="daisuke" w:date="2019-09-16T00:52:00Z">
        <w:r w:rsidR="007F74ED">
          <w:rPr>
            <w:rFonts w:ascii="Times New Roman" w:eastAsia="Times New Roman" w:hAnsi="Times New Roman" w:cs="Times New Roman"/>
            <w:sz w:val="24"/>
            <w:szCs w:val="24"/>
          </w:rPr>
          <w:t xml:space="preserve">sity in order to maximize the profit in the licensed area. However, the </w:t>
        </w:r>
      </w:ins>
      <w:del w:id="81" w:author="daisuke" w:date="2019-09-16T00:53:00Z">
        <w:r w:rsidDel="007F74ED">
          <w:rPr>
            <w:rFonts w:ascii="Times New Roman" w:eastAsia="Times New Roman" w:hAnsi="Times New Roman" w:cs="Times New Roman"/>
            <w:sz w:val="24"/>
            <w:szCs w:val="24"/>
          </w:rPr>
          <w:delText>,</w:delText>
        </w:r>
      </w:del>
      <w:ins w:id="82" w:author="daisuke" w:date="2019-09-16T00:53:00Z">
        <w:r w:rsidR="007F74ED">
          <w:rPr>
            <w:rFonts w:ascii="Times New Roman" w:eastAsia="Times New Roman" w:hAnsi="Times New Roman" w:cs="Times New Roman"/>
            <w:sz w:val="24"/>
            <w:szCs w:val="24"/>
          </w:rPr>
          <w:t>excessive stocking density must lead to self-pollution problems in the aquaculture area.</w:t>
        </w:r>
      </w:ins>
      <w:del w:id="83" w:author="daisuke" w:date="2019-09-16T00:54:00Z">
        <w:r w:rsidDel="007F74ED">
          <w:rPr>
            <w:rFonts w:ascii="Times New Roman" w:eastAsia="Times New Roman" w:hAnsi="Times New Roman" w:cs="Times New Roman"/>
            <w:sz w:val="24"/>
            <w:szCs w:val="24"/>
          </w:rPr>
          <w:delText xml:space="preserve"> which are much higher than </w:delText>
        </w:r>
        <w:commentRangeStart w:id="84"/>
        <w:r w:rsidDel="007F74ED">
          <w:rPr>
            <w:rFonts w:ascii="Times New Roman" w:eastAsia="Times New Roman" w:hAnsi="Times New Roman" w:cs="Times New Roman"/>
            <w:sz w:val="24"/>
            <w:szCs w:val="24"/>
          </w:rPr>
          <w:delText>the standards in Sustainable Aquaculture Production Assurance Act</w:delText>
        </w:r>
        <w:commentRangeEnd w:id="84"/>
        <w:r w:rsidR="00437800" w:rsidDel="007F74ED">
          <w:rPr>
            <w:rStyle w:val="CommentReference"/>
          </w:rPr>
          <w:commentReference w:id="84"/>
        </w:r>
        <w:r w:rsidDel="007F74ED">
          <w:rPr>
            <w:rFonts w:ascii="Times New Roman" w:eastAsia="Times New Roman" w:hAnsi="Times New Roman" w:cs="Times New Roman"/>
            <w:sz w:val="24"/>
            <w:szCs w:val="24"/>
          </w:rPr>
          <w:delText>. Take yellowtail as an example, the stocking density in practice is about five times the standard limit.</w:delText>
        </w:r>
      </w:del>
      <w:r>
        <w:rPr>
          <w:rFonts w:ascii="Times New Roman" w:eastAsia="Times New Roman" w:hAnsi="Times New Roman" w:cs="Times New Roman"/>
          <w:sz w:val="24"/>
          <w:szCs w:val="24"/>
        </w:rPr>
        <w:t xml:space="preserve"> This is the issues about the balance between </w:t>
      </w:r>
      <w:r w:rsidR="00F605E5" w:rsidRPr="00F605E5">
        <w:rPr>
          <w:rFonts w:ascii="Times New Roman" w:eastAsia="Times New Roman" w:hAnsi="Times New Roman" w:cs="Times New Roman" w:hint="eastAsia"/>
          <w:sz w:val="24"/>
          <w:szCs w:val="24"/>
        </w:rPr>
        <w:t>a</w:t>
      </w:r>
      <w:r w:rsidR="00F605E5" w:rsidRPr="00F605E5">
        <w:rPr>
          <w:rFonts w:ascii="Times New Roman" w:eastAsia="Times New Roman" w:hAnsi="Times New Roman" w:cs="Times New Roman"/>
          <w:sz w:val="24"/>
          <w:szCs w:val="24"/>
        </w:rPr>
        <w:t>qua-</w:t>
      </w:r>
      <w:r>
        <w:rPr>
          <w:rFonts w:ascii="Times New Roman" w:eastAsia="Times New Roman" w:hAnsi="Times New Roman" w:cs="Times New Roman"/>
          <w:sz w:val="24"/>
          <w:szCs w:val="24"/>
        </w:rPr>
        <w:t>environmental standards and increasing food demands</w:t>
      </w:r>
      <w:ins w:id="85" w:author="daisuke" w:date="2019-09-16T00:51:00Z">
        <w:r w:rsidR="007F74ED">
          <w:rPr>
            <w:rFonts w:ascii="Times New Roman" w:eastAsia="Times New Roman" w:hAnsi="Times New Roman" w:cs="Times New Roman"/>
            <w:sz w:val="24"/>
            <w:szCs w:val="24"/>
          </w:rPr>
          <w:t>.</w:t>
        </w:r>
      </w:ins>
      <w:r>
        <w:rPr>
          <w:rFonts w:ascii="Times New Roman" w:eastAsia="Times New Roman" w:hAnsi="Times New Roman" w:cs="Times New Roman"/>
          <w:sz w:val="24"/>
          <w:szCs w:val="24"/>
        </w:rPr>
        <w:t xml:space="preserve"> Therefore, it is important to assess the capacity of the farm and maximize the aquaculture production within the capacity to meet food demands. The result</w:t>
      </w:r>
      <w:ins w:id="86" w:author="daisuke" w:date="2019-09-16T00:49:00Z">
        <w:r w:rsidR="007F74ED">
          <w:rPr>
            <w:rFonts w:ascii="Times New Roman" w:eastAsia="Times New Roman" w:hAnsi="Times New Roman" w:cs="Times New Roman"/>
            <w:sz w:val="24"/>
            <w:szCs w:val="24"/>
          </w:rPr>
          <w:t>s</w:t>
        </w:r>
      </w:ins>
      <w:r>
        <w:rPr>
          <w:rFonts w:ascii="Times New Roman" w:eastAsia="Times New Roman" w:hAnsi="Times New Roman" w:cs="Times New Roman"/>
          <w:sz w:val="24"/>
          <w:szCs w:val="24"/>
        </w:rPr>
        <w:t xml:space="preserve"> can provide reference for making </w:t>
      </w:r>
      <w:r w:rsidR="00F605E5" w:rsidRPr="00F605E5">
        <w:rPr>
          <w:rFonts w:ascii="Times New Roman" w:eastAsia="Times New Roman" w:hAnsi="Times New Roman" w:cs="Times New Roman" w:hint="eastAsia"/>
          <w:sz w:val="24"/>
          <w:szCs w:val="24"/>
        </w:rPr>
        <w:t>a</w:t>
      </w:r>
      <w:r w:rsidR="00F605E5" w:rsidRPr="00F605E5">
        <w:rPr>
          <w:rFonts w:ascii="Times New Roman" w:eastAsia="Times New Roman" w:hAnsi="Times New Roman" w:cs="Times New Roman"/>
          <w:sz w:val="24"/>
          <w:szCs w:val="24"/>
        </w:rPr>
        <w:t>qua-</w:t>
      </w:r>
      <w:r w:rsidR="00F605E5">
        <w:rPr>
          <w:rFonts w:ascii="Times New Roman" w:eastAsia="Times New Roman" w:hAnsi="Times New Roman" w:cs="Times New Roman"/>
          <w:sz w:val="24"/>
          <w:szCs w:val="24"/>
        </w:rPr>
        <w:t>environmental</w:t>
      </w:r>
      <w:r>
        <w:rPr>
          <w:rFonts w:ascii="Times New Roman" w:eastAsia="Times New Roman" w:hAnsi="Times New Roman" w:cs="Times New Roman"/>
          <w:sz w:val="24"/>
          <w:szCs w:val="24"/>
        </w:rPr>
        <w:t xml:space="preserve"> standards and stock density of fish farms to ensure sustainable development of marine aquaculture. In the future, </w:t>
      </w:r>
      <w:ins w:id="87" w:author="daisuke" w:date="2019-09-16T00:50:00Z">
        <w:r w:rsidR="007F74ED">
          <w:rPr>
            <w:rFonts w:ascii="Times New Roman" w:eastAsia="Times New Roman" w:hAnsi="Times New Roman" w:cs="Times New Roman"/>
            <w:sz w:val="24"/>
            <w:szCs w:val="24"/>
          </w:rPr>
          <w:t xml:space="preserve">the area analyzed by this method will be enlarged and </w:t>
        </w:r>
      </w:ins>
      <w:r>
        <w:rPr>
          <w:rFonts w:ascii="Times New Roman" w:eastAsia="Times New Roman" w:hAnsi="Times New Roman" w:cs="Times New Roman"/>
          <w:sz w:val="24"/>
          <w:szCs w:val="24"/>
        </w:rPr>
        <w:t>finding an optimal aquaculture intensity index value will be conducted, combining with water current and water quality information, such as total nitrogen</w:t>
      </w:r>
      <w:del w:id="88" w:author="daisuke" w:date="2019-09-16T00:49:00Z">
        <w:r w:rsidDel="007F74ED">
          <w:rPr>
            <w:rFonts w:ascii="Times New Roman" w:eastAsia="Times New Roman" w:hAnsi="Times New Roman" w:cs="Times New Roman"/>
            <w:sz w:val="24"/>
            <w:szCs w:val="24"/>
          </w:rPr>
          <w:delText xml:space="preserve"> and</w:delText>
        </w:r>
      </w:del>
      <w:ins w:id="89" w:author="daisuke" w:date="2019-09-16T00:49:00Z">
        <w:r w:rsidR="007F74ED">
          <w:rPr>
            <w:rFonts w:ascii="Times New Roman" w:eastAsia="Times New Roman" w:hAnsi="Times New Roman" w:cs="Times New Roman"/>
            <w:sz w:val="24"/>
            <w:szCs w:val="24"/>
          </w:rPr>
          <w:t>,</w:t>
        </w:r>
      </w:ins>
      <w:r>
        <w:rPr>
          <w:rFonts w:ascii="Times New Roman" w:eastAsia="Times New Roman" w:hAnsi="Times New Roman" w:cs="Times New Roman"/>
          <w:sz w:val="24"/>
          <w:szCs w:val="24"/>
        </w:rPr>
        <w:t xml:space="preserve"> total phosphorus</w:t>
      </w:r>
      <w:ins w:id="90" w:author="daisuke" w:date="2019-09-16T00:49:00Z">
        <w:r w:rsidR="007F74ED">
          <w:rPr>
            <w:rFonts w:ascii="Times New Roman" w:eastAsia="Times New Roman" w:hAnsi="Times New Roman" w:cs="Times New Roman"/>
            <w:sz w:val="24"/>
            <w:szCs w:val="24"/>
          </w:rPr>
          <w:t>, and the reports of occurrence of red tides</w:t>
        </w:r>
      </w:ins>
      <w:r>
        <w:rPr>
          <w:rFonts w:ascii="Times New Roman" w:eastAsia="Times New Roman" w:hAnsi="Times New Roman" w:cs="Times New Roman"/>
          <w:sz w:val="24"/>
          <w:szCs w:val="24"/>
        </w:rPr>
        <w:t>, to evaluate the sustainability of aquaculture farms.</w:t>
      </w:r>
    </w:p>
    <w:p w14:paraId="6711A1FD" w14:textId="77777777" w:rsidR="00FC5BD3" w:rsidRDefault="00FC5BD3">
      <w:pPr>
        <w:jc w:val="both"/>
        <w:rPr>
          <w:rFonts w:ascii="Times New Roman" w:eastAsia="Times New Roman" w:hAnsi="Times New Roman" w:cs="Times New Roman"/>
          <w:sz w:val="24"/>
          <w:szCs w:val="24"/>
        </w:rPr>
      </w:pPr>
    </w:p>
    <w:p w14:paraId="2A806371" w14:textId="77777777" w:rsidR="00FC5BD3" w:rsidRDefault="00CC2895">
      <w:pPr>
        <w:pStyle w:val="Heading1"/>
        <w:jc w:val="both"/>
      </w:pPr>
      <w:bookmarkStart w:id="91" w:name="_yts8407di2rj" w:colFirst="0" w:colLast="0"/>
      <w:bookmarkEnd w:id="91"/>
      <w:r>
        <w:t>ACKNOWLEDGEMENT</w:t>
      </w:r>
    </w:p>
    <w:p w14:paraId="1A73BB8C" w14:textId="77777777" w:rsidR="00FC5BD3" w:rsidRDefault="00FC5BD3">
      <w:pPr>
        <w:jc w:val="both"/>
        <w:rPr>
          <w:rFonts w:ascii="Times New Roman" w:eastAsia="Times New Roman" w:hAnsi="Times New Roman" w:cs="Times New Roman"/>
          <w:sz w:val="24"/>
          <w:szCs w:val="24"/>
        </w:rPr>
      </w:pPr>
    </w:p>
    <w:p w14:paraId="64EEA700" w14:textId="77777777" w:rsidR="00FC5BD3" w:rsidRDefault="00CC289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research went smoothly with a variety of helps. The data which is important to the publishing of research come from National Land Numerical Information download service, Hydrographic and oceanographic department of the Japan Coast Guard and the Aquaculture Survey Database. I would like to express my gratitude.</w:t>
      </w:r>
    </w:p>
    <w:p w14:paraId="32898D3B" w14:textId="77777777" w:rsidR="00FC5BD3" w:rsidRDefault="00FC5BD3">
      <w:pPr>
        <w:jc w:val="both"/>
        <w:rPr>
          <w:rFonts w:ascii="Times New Roman" w:eastAsia="Times New Roman" w:hAnsi="Times New Roman" w:cs="Times New Roman"/>
          <w:sz w:val="24"/>
          <w:szCs w:val="24"/>
        </w:rPr>
      </w:pPr>
    </w:p>
    <w:p w14:paraId="61FBEF4B" w14:textId="77777777" w:rsidR="00FC5BD3" w:rsidRDefault="00CC2895">
      <w:pPr>
        <w:pStyle w:val="Heading1"/>
        <w:jc w:val="both"/>
      </w:pPr>
      <w:r>
        <w:t xml:space="preserve">BIOGRAPHY </w:t>
      </w:r>
    </w:p>
    <w:p w14:paraId="1917E870" w14:textId="77777777" w:rsidR="00FC5BD3" w:rsidRDefault="00FC5BD3">
      <w:pPr>
        <w:jc w:val="both"/>
        <w:rPr>
          <w:rFonts w:ascii="Times New Roman" w:eastAsia="Times New Roman" w:hAnsi="Times New Roman" w:cs="Times New Roman"/>
          <w:sz w:val="24"/>
          <w:szCs w:val="24"/>
        </w:rPr>
      </w:pPr>
    </w:p>
    <w:p w14:paraId="453CE282" w14:textId="77777777" w:rsidR="00FC5BD3" w:rsidRDefault="00CC289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Hongxia Gao is a Master course student at Department of Systems Innovation, Graduate School of Engineering, The University of Tokyo. Her main field of research area are making sustainability assessment of coastal and marine aquaculture in Japan, and the GIS-based database initialization and visualization. </w:t>
      </w:r>
    </w:p>
    <w:p w14:paraId="4BCA7C8D" w14:textId="77777777" w:rsidR="00FC5BD3" w:rsidRDefault="00FC5BD3">
      <w:pPr>
        <w:jc w:val="both"/>
        <w:rPr>
          <w:rFonts w:ascii="Times New Roman" w:eastAsia="Times New Roman" w:hAnsi="Times New Roman" w:cs="Times New Roman"/>
          <w:sz w:val="24"/>
          <w:szCs w:val="24"/>
        </w:rPr>
      </w:pPr>
    </w:p>
    <w:p w14:paraId="32191992" w14:textId="77777777" w:rsidR="00FC5BD3" w:rsidRDefault="00CC2895">
      <w:pPr>
        <w:pStyle w:val="Heading1"/>
        <w:jc w:val="both"/>
      </w:pPr>
      <w:r>
        <w:t>REFERENCES</w:t>
      </w:r>
    </w:p>
    <w:p w14:paraId="07F6C28B" w14:textId="77777777" w:rsidR="00FC5BD3" w:rsidRDefault="00FC5BD3">
      <w:pPr>
        <w:pBdr>
          <w:top w:val="nil"/>
          <w:left w:val="nil"/>
          <w:bottom w:val="nil"/>
          <w:right w:val="nil"/>
          <w:between w:val="nil"/>
        </w:pBdr>
        <w:ind w:left="360" w:hanging="360"/>
        <w:jc w:val="both"/>
        <w:rPr>
          <w:rFonts w:ascii="Times New Roman" w:eastAsia="Times New Roman" w:hAnsi="Times New Roman" w:cs="Times New Roman"/>
          <w:sz w:val="24"/>
          <w:szCs w:val="24"/>
        </w:rPr>
      </w:pPr>
    </w:p>
    <w:p w14:paraId="2092136F" w14:textId="77777777" w:rsidR="00FC5BD3" w:rsidRDefault="00CC2895">
      <w:pPr>
        <w:pBdr>
          <w:top w:val="nil"/>
          <w:left w:val="nil"/>
          <w:bottom w:val="nil"/>
          <w:right w:val="nil"/>
          <w:between w:val="nil"/>
        </w:pBdr>
        <w:ind w:left="360" w:hanging="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 Donella, H.M., Dennis, L.M., Jorgen, R. and William, W.B., 1972, </w:t>
      </w:r>
      <w:r>
        <w:rPr>
          <w:rFonts w:ascii="Times New Roman" w:eastAsia="Times New Roman" w:hAnsi="Times New Roman" w:cs="Times New Roman"/>
          <w:i/>
          <w:sz w:val="24"/>
          <w:szCs w:val="24"/>
        </w:rPr>
        <w:t>The Limits to Growth</w:t>
      </w:r>
      <w:r>
        <w:rPr>
          <w:rFonts w:ascii="Times New Roman" w:eastAsia="Times New Roman" w:hAnsi="Times New Roman" w:cs="Times New Roman"/>
          <w:sz w:val="24"/>
          <w:szCs w:val="24"/>
        </w:rPr>
        <w:t>, Potomac Associates, Washington, DC.</w:t>
      </w:r>
    </w:p>
    <w:p w14:paraId="1F004100" w14:textId="77777777" w:rsidR="00FC5BD3" w:rsidRDefault="00FC5BD3">
      <w:pPr>
        <w:pBdr>
          <w:top w:val="nil"/>
          <w:left w:val="nil"/>
          <w:bottom w:val="nil"/>
          <w:right w:val="nil"/>
          <w:between w:val="nil"/>
        </w:pBdr>
        <w:ind w:left="360" w:hanging="360"/>
        <w:jc w:val="both"/>
        <w:rPr>
          <w:rFonts w:ascii="Times New Roman" w:eastAsia="Times New Roman" w:hAnsi="Times New Roman" w:cs="Times New Roman"/>
          <w:sz w:val="24"/>
          <w:szCs w:val="24"/>
        </w:rPr>
      </w:pPr>
    </w:p>
    <w:p w14:paraId="67CA4EE6" w14:textId="77777777" w:rsidR="00FC5BD3" w:rsidRDefault="00CC2895">
      <w:pPr>
        <w:pBdr>
          <w:top w:val="nil"/>
          <w:left w:val="nil"/>
          <w:bottom w:val="nil"/>
          <w:right w:val="nil"/>
          <w:between w:val="nil"/>
        </w:pBdr>
        <w:ind w:left="360" w:hanging="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 Kitazawa, D., Zhou, J., Park, S., Zhang, J., Dong S., Li Q. and Yoshida, T., 2019, Study on numerical analysis of environmental capacity in aquaculture area. Japan Society of Fisheries Engineering Proceedings, 2019, 99-100. DOI: 10.18903/pamjsfe.2019.0_99. (in Japanese)</w:t>
      </w:r>
    </w:p>
    <w:p w14:paraId="5741CCB5" w14:textId="77777777" w:rsidR="00FC5BD3" w:rsidRDefault="00FC5BD3">
      <w:pPr>
        <w:pBdr>
          <w:top w:val="nil"/>
          <w:left w:val="nil"/>
          <w:bottom w:val="nil"/>
          <w:right w:val="nil"/>
          <w:between w:val="nil"/>
        </w:pBdr>
        <w:ind w:left="360" w:hanging="360"/>
        <w:jc w:val="both"/>
        <w:rPr>
          <w:rFonts w:ascii="Times New Roman" w:eastAsia="Times New Roman" w:hAnsi="Times New Roman" w:cs="Times New Roman"/>
          <w:sz w:val="24"/>
          <w:szCs w:val="24"/>
        </w:rPr>
      </w:pPr>
    </w:p>
    <w:p w14:paraId="12571EF6" w14:textId="77777777" w:rsidR="00FC5BD3" w:rsidRDefault="00CC2895">
      <w:pPr>
        <w:pBdr>
          <w:top w:val="nil"/>
          <w:left w:val="nil"/>
          <w:bottom w:val="nil"/>
          <w:right w:val="nil"/>
          <w:between w:val="nil"/>
        </w:pBdr>
        <w:ind w:left="360" w:hanging="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 Zhang, J., and Kitazawa, D., 2016, Assessing the bio-mitigation effect of integrated multi-trophic aquaculture on marine environment by a numerical approach. Marine pollution bulletin, 110(1), 484-492. DOI: 10.1016/j.marpolbul.2016.06.005.</w:t>
      </w:r>
    </w:p>
    <w:p w14:paraId="334B89BA" w14:textId="77777777" w:rsidR="00FC5BD3" w:rsidRDefault="00FC5BD3">
      <w:pPr>
        <w:pBdr>
          <w:top w:val="nil"/>
          <w:left w:val="nil"/>
          <w:bottom w:val="nil"/>
          <w:right w:val="nil"/>
          <w:between w:val="nil"/>
        </w:pBdr>
        <w:ind w:left="360" w:hanging="360"/>
        <w:jc w:val="both"/>
        <w:rPr>
          <w:rFonts w:ascii="Times New Roman" w:eastAsia="Times New Roman" w:hAnsi="Times New Roman" w:cs="Times New Roman"/>
          <w:sz w:val="24"/>
          <w:szCs w:val="24"/>
        </w:rPr>
      </w:pPr>
    </w:p>
    <w:p w14:paraId="73EF6D8C" w14:textId="77777777" w:rsidR="00FC5BD3" w:rsidRDefault="00CC2895">
      <w:pPr>
        <w:pBdr>
          <w:top w:val="nil"/>
          <w:left w:val="nil"/>
          <w:bottom w:val="nil"/>
          <w:right w:val="nil"/>
          <w:between w:val="nil"/>
        </w:pBdr>
        <w:ind w:left="360" w:hanging="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 Ministry of Agriculture, Forestry and </w:t>
      </w:r>
      <w:proofErr w:type="spellStart"/>
      <w:r>
        <w:rPr>
          <w:rFonts w:ascii="Times New Roman" w:eastAsia="Times New Roman" w:hAnsi="Times New Roman" w:cs="Times New Roman"/>
          <w:sz w:val="24"/>
          <w:szCs w:val="24"/>
        </w:rPr>
        <w:t>Fishieries</w:t>
      </w:r>
      <w:proofErr w:type="spellEnd"/>
      <w:r>
        <w:rPr>
          <w:rFonts w:ascii="Times New Roman" w:eastAsia="Times New Roman" w:hAnsi="Times New Roman" w:cs="Times New Roman"/>
          <w:sz w:val="24"/>
          <w:szCs w:val="24"/>
        </w:rPr>
        <w:t xml:space="preserve"> (MAFF), “The Marine Aquaculture Production Statistics”. Minister's Secretariat Statistics Department Production Distribution Consumption Statistics Section of Ministry of Agriculture, Forestry and </w:t>
      </w:r>
      <w:proofErr w:type="spellStart"/>
      <w:r>
        <w:rPr>
          <w:rFonts w:ascii="Times New Roman" w:eastAsia="Times New Roman" w:hAnsi="Times New Roman" w:cs="Times New Roman"/>
          <w:sz w:val="24"/>
          <w:szCs w:val="24"/>
        </w:rPr>
        <w:t>Fishieries</w:t>
      </w:r>
      <w:proofErr w:type="spellEnd"/>
      <w:r>
        <w:rPr>
          <w:rFonts w:ascii="Times New Roman" w:eastAsia="Times New Roman" w:hAnsi="Times New Roman" w:cs="Times New Roman"/>
          <w:sz w:val="24"/>
          <w:szCs w:val="24"/>
        </w:rPr>
        <w:t xml:space="preserve">. Accessed Aug. 2019. </w:t>
      </w:r>
      <w:hyperlink r:id="rId77">
        <w:r>
          <w:rPr>
            <w:rFonts w:ascii="Times New Roman" w:eastAsia="Times New Roman" w:hAnsi="Times New Roman" w:cs="Times New Roman"/>
            <w:color w:val="0000FF"/>
            <w:sz w:val="24"/>
            <w:szCs w:val="24"/>
            <w:u w:val="single"/>
          </w:rPr>
          <w:t>http://www.maff.go.jp/j/tokei/kouhyou/kaimen_gyosei/</w:t>
        </w:r>
      </w:hyperlink>
      <w:r>
        <w:rPr>
          <w:rFonts w:ascii="Times New Roman" w:eastAsia="Times New Roman" w:hAnsi="Times New Roman" w:cs="Times New Roman"/>
          <w:sz w:val="24"/>
          <w:szCs w:val="24"/>
        </w:rPr>
        <w:t>. (in Japanese)</w:t>
      </w:r>
    </w:p>
    <w:p w14:paraId="434A90EA" w14:textId="77777777" w:rsidR="00FC5BD3" w:rsidRDefault="00FC5BD3">
      <w:pPr>
        <w:pBdr>
          <w:top w:val="nil"/>
          <w:left w:val="nil"/>
          <w:bottom w:val="nil"/>
          <w:right w:val="nil"/>
          <w:between w:val="nil"/>
        </w:pBdr>
        <w:ind w:left="360" w:hanging="360"/>
        <w:jc w:val="both"/>
        <w:rPr>
          <w:rFonts w:ascii="Times New Roman" w:eastAsia="Times New Roman" w:hAnsi="Times New Roman" w:cs="Times New Roman"/>
          <w:sz w:val="24"/>
          <w:szCs w:val="24"/>
        </w:rPr>
      </w:pPr>
    </w:p>
    <w:p w14:paraId="1EA640FE" w14:textId="77777777" w:rsidR="00FC5BD3" w:rsidRDefault="00CC2895">
      <w:pPr>
        <w:pBdr>
          <w:top w:val="nil"/>
          <w:left w:val="nil"/>
          <w:bottom w:val="nil"/>
          <w:right w:val="nil"/>
          <w:between w:val="nil"/>
        </w:pBdr>
        <w:ind w:left="360" w:hanging="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[5] </w:t>
      </w:r>
      <w:proofErr w:type="spellStart"/>
      <w:r>
        <w:rPr>
          <w:rFonts w:ascii="Times New Roman" w:eastAsia="Times New Roman" w:hAnsi="Times New Roman" w:cs="Times New Roman"/>
          <w:sz w:val="24"/>
          <w:szCs w:val="24"/>
        </w:rPr>
        <w:t>Kunimatsu</w:t>
      </w:r>
      <w:proofErr w:type="spellEnd"/>
      <w:r>
        <w:rPr>
          <w:rFonts w:ascii="Times New Roman" w:eastAsia="Times New Roman" w:hAnsi="Times New Roman" w:cs="Times New Roman"/>
          <w:sz w:val="24"/>
          <w:szCs w:val="24"/>
        </w:rPr>
        <w:t xml:space="preserve">, T., and Muraoka, H., 1989, </w:t>
      </w:r>
      <w:r>
        <w:rPr>
          <w:rFonts w:ascii="Times New Roman" w:eastAsia="Times New Roman" w:hAnsi="Times New Roman" w:cs="Times New Roman"/>
          <w:i/>
          <w:sz w:val="24"/>
          <w:szCs w:val="24"/>
        </w:rPr>
        <w:t>Model Analysis of River Pollution</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Gihodo</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Shuppan</w:t>
      </w:r>
      <w:proofErr w:type="spellEnd"/>
      <w:r>
        <w:rPr>
          <w:rFonts w:ascii="Times New Roman" w:eastAsia="Times New Roman" w:hAnsi="Times New Roman" w:cs="Times New Roman"/>
          <w:sz w:val="24"/>
          <w:szCs w:val="24"/>
        </w:rPr>
        <w:t>, Tokyo. (in Japanese)</w:t>
      </w:r>
    </w:p>
    <w:p w14:paraId="6B181DE6" w14:textId="77777777" w:rsidR="00FC5BD3" w:rsidRDefault="00FC5BD3">
      <w:pPr>
        <w:pBdr>
          <w:top w:val="nil"/>
          <w:left w:val="nil"/>
          <w:bottom w:val="nil"/>
          <w:right w:val="nil"/>
          <w:between w:val="nil"/>
        </w:pBdr>
        <w:ind w:left="360" w:hanging="360"/>
        <w:jc w:val="both"/>
        <w:rPr>
          <w:rFonts w:ascii="Times New Roman" w:eastAsia="Times New Roman" w:hAnsi="Times New Roman" w:cs="Times New Roman"/>
          <w:sz w:val="24"/>
          <w:szCs w:val="24"/>
        </w:rPr>
      </w:pPr>
    </w:p>
    <w:p w14:paraId="173FE14A" w14:textId="77777777" w:rsidR="00FC5BD3" w:rsidRDefault="00CC2895" w:rsidP="00F605E5">
      <w:pPr>
        <w:ind w:left="360" w:hanging="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[6] Ocean Policy Research Institute, 2006, </w:t>
      </w:r>
      <w:r>
        <w:rPr>
          <w:rFonts w:ascii="Times New Roman" w:eastAsia="Times New Roman" w:hAnsi="Times New Roman" w:cs="Times New Roman"/>
          <w:i/>
          <w:sz w:val="24"/>
          <w:szCs w:val="24"/>
        </w:rPr>
        <w:t>Health Checkup Survey Report of Closed Bay</w:t>
      </w:r>
      <w:r>
        <w:rPr>
          <w:rFonts w:ascii="Times New Roman" w:eastAsia="Times New Roman" w:hAnsi="Times New Roman" w:cs="Times New Roman"/>
          <w:sz w:val="24"/>
          <w:szCs w:val="24"/>
        </w:rPr>
        <w:t>, Ocean Policy Research Institute, Tokyo. (in Japanese)</w:t>
      </w:r>
    </w:p>
    <w:p w14:paraId="08B29A8B" w14:textId="77777777" w:rsidR="00FC5BD3" w:rsidRDefault="00FC5BD3">
      <w:pPr>
        <w:ind w:left="360"/>
        <w:jc w:val="both"/>
        <w:rPr>
          <w:rFonts w:ascii="Times New Roman" w:eastAsia="Times New Roman" w:hAnsi="Times New Roman" w:cs="Times New Roman"/>
          <w:sz w:val="24"/>
          <w:szCs w:val="24"/>
        </w:rPr>
      </w:pPr>
    </w:p>
    <w:p w14:paraId="46DF84FC" w14:textId="77777777" w:rsidR="00FC5BD3" w:rsidRDefault="00CC2895" w:rsidP="00F605E5">
      <w:pPr>
        <w:ind w:left="360" w:hanging="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[7] Rebecca, R.G., Halley, EF., Dietmar, G., Peter, K., Michael P., Michael, R., Steven, DG., and Benjamin, S.H., 2017, Mapping the global potential for marine aquaculture. Nature Ecology &amp; Evolution, 1(9), 1317. DOI: 10.1038/s41559-017-0257-9.</w:t>
      </w:r>
    </w:p>
    <w:p w14:paraId="07FDA41F" w14:textId="77777777" w:rsidR="00FC5BD3" w:rsidRDefault="00FC5BD3">
      <w:pPr>
        <w:ind w:left="360"/>
        <w:jc w:val="both"/>
        <w:rPr>
          <w:rFonts w:ascii="Times New Roman" w:eastAsia="Times New Roman" w:hAnsi="Times New Roman" w:cs="Times New Roman"/>
          <w:sz w:val="24"/>
          <w:szCs w:val="24"/>
        </w:rPr>
      </w:pPr>
    </w:p>
    <w:p w14:paraId="288DF44F" w14:textId="77777777" w:rsidR="00FC5BD3" w:rsidRDefault="00CC2895" w:rsidP="00F605E5">
      <w:pPr>
        <w:ind w:left="360" w:hanging="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[8] Kitazawa, D., 2016, </w:t>
      </w:r>
      <w:r>
        <w:rPr>
          <w:rFonts w:ascii="Times New Roman" w:eastAsia="Times New Roman" w:hAnsi="Times New Roman" w:cs="Times New Roman"/>
          <w:i/>
          <w:sz w:val="24"/>
          <w:szCs w:val="24"/>
        </w:rPr>
        <w:t>A simple assessment method for sustainability of aquaculture farms</w:t>
      </w:r>
      <w:r>
        <w:rPr>
          <w:rFonts w:ascii="Times New Roman" w:eastAsia="Times New Roman" w:hAnsi="Times New Roman" w:cs="Times New Roman"/>
          <w:sz w:val="24"/>
          <w:szCs w:val="24"/>
        </w:rPr>
        <w:t>, Unpublished report. (in Japanese)</w:t>
      </w:r>
    </w:p>
    <w:p w14:paraId="68E23345" w14:textId="77777777" w:rsidR="00FC5BD3" w:rsidRDefault="00FC5BD3">
      <w:pPr>
        <w:pBdr>
          <w:top w:val="nil"/>
          <w:left w:val="nil"/>
          <w:bottom w:val="nil"/>
          <w:right w:val="nil"/>
          <w:between w:val="nil"/>
        </w:pBdr>
        <w:ind w:left="360" w:hanging="360"/>
        <w:jc w:val="both"/>
        <w:rPr>
          <w:rFonts w:ascii="Times New Roman" w:eastAsia="Times New Roman" w:hAnsi="Times New Roman" w:cs="Times New Roman"/>
          <w:sz w:val="24"/>
          <w:szCs w:val="24"/>
        </w:rPr>
      </w:pPr>
    </w:p>
    <w:p w14:paraId="48D5BD3A" w14:textId="77777777" w:rsidR="00FC5BD3" w:rsidRDefault="00CC2895">
      <w:pPr>
        <w:pBdr>
          <w:top w:val="nil"/>
          <w:left w:val="nil"/>
          <w:bottom w:val="nil"/>
          <w:right w:val="nil"/>
          <w:between w:val="nil"/>
        </w:pBdr>
        <w:ind w:left="360" w:hanging="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[9] Ren, S., He, K., </w:t>
      </w:r>
      <w:proofErr w:type="spellStart"/>
      <w:r>
        <w:rPr>
          <w:rFonts w:ascii="Times New Roman" w:eastAsia="Times New Roman" w:hAnsi="Times New Roman" w:cs="Times New Roman"/>
          <w:sz w:val="24"/>
          <w:szCs w:val="24"/>
        </w:rPr>
        <w:t>Girshick</w:t>
      </w:r>
      <w:proofErr w:type="spellEnd"/>
      <w:r>
        <w:rPr>
          <w:rFonts w:ascii="Times New Roman" w:eastAsia="Times New Roman" w:hAnsi="Times New Roman" w:cs="Times New Roman"/>
          <w:sz w:val="24"/>
          <w:szCs w:val="24"/>
        </w:rPr>
        <w:t>, R., &amp; Sun, J., 2015, Faster R-CNN: Towards real-time object detection with region proposal networks. In Advances in neural information processing systems, 91-99. arXiv:1506.01497v3.</w:t>
      </w:r>
    </w:p>
    <w:p w14:paraId="4AC927C5" w14:textId="77777777" w:rsidR="00FC5BD3" w:rsidRDefault="00FC5BD3">
      <w:pPr>
        <w:pBdr>
          <w:top w:val="nil"/>
          <w:left w:val="nil"/>
          <w:bottom w:val="nil"/>
          <w:right w:val="nil"/>
          <w:between w:val="nil"/>
        </w:pBdr>
        <w:ind w:left="360" w:hanging="360"/>
        <w:jc w:val="both"/>
        <w:rPr>
          <w:rFonts w:ascii="Times New Roman" w:eastAsia="Times New Roman" w:hAnsi="Times New Roman" w:cs="Times New Roman"/>
          <w:sz w:val="24"/>
          <w:szCs w:val="24"/>
        </w:rPr>
      </w:pPr>
    </w:p>
    <w:p w14:paraId="22079845" w14:textId="77777777" w:rsidR="00FC5BD3" w:rsidRDefault="00CC2895">
      <w:pPr>
        <w:pBdr>
          <w:top w:val="nil"/>
          <w:left w:val="nil"/>
          <w:bottom w:val="nil"/>
          <w:right w:val="nil"/>
          <w:between w:val="nil"/>
        </w:pBdr>
        <w:ind w:left="449" w:hanging="44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[10] Zhang, S., Wu, R., Xu, K., Wang, J., &amp; Sun, W., 2019, R-CNN-Based Ship Detection from High Resolution Remote Sensing Imagery. Remote Sensing, 11(6), 631. DOI: 10.3390/rs11060631.</w:t>
      </w:r>
    </w:p>
    <w:sectPr w:rsidR="00FC5BD3">
      <w:headerReference w:type="default" r:id="rId78"/>
      <w:headerReference w:type="first" r:id="rId79"/>
      <w:pgSz w:w="11906" w:h="16838"/>
      <w:pgMar w:top="1332" w:right="1134" w:bottom="1332" w:left="1134" w:header="720" w:footer="720" w:gutter="0"/>
      <w:pgNumType w:start="1"/>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daisuke" w:date="2019-09-16T00:09:00Z" w:initials="d">
    <w:p w14:paraId="2692D624" w14:textId="0286B93F" w:rsidR="0059238F" w:rsidRPr="0059238F" w:rsidRDefault="0059238F">
      <w:pPr>
        <w:pStyle w:val="CommentText"/>
        <w:rPr>
          <w:rFonts w:eastAsia="MS Mincho"/>
          <w:lang w:eastAsia="ja-JP"/>
        </w:rPr>
      </w:pPr>
      <w:r>
        <w:rPr>
          <w:rStyle w:val="CommentReference"/>
        </w:rPr>
        <w:annotationRef/>
      </w:r>
      <w:r>
        <w:rPr>
          <w:rFonts w:eastAsia="MS Mincho"/>
          <w:lang w:eastAsia="ja-JP"/>
        </w:rPr>
        <w:t>Generally, we call like this.</w:t>
      </w:r>
    </w:p>
  </w:comment>
  <w:comment w:id="31" w:author="daisuke" w:date="2019-09-16T00:23:00Z" w:initials="d">
    <w:p w14:paraId="54769F16" w14:textId="7A865785" w:rsidR="003847CA" w:rsidRPr="003847CA" w:rsidRDefault="003847CA">
      <w:pPr>
        <w:pStyle w:val="CommentText"/>
        <w:rPr>
          <w:rFonts w:eastAsia="MS Mincho"/>
          <w:lang w:eastAsia="ja-JP"/>
        </w:rPr>
      </w:pPr>
      <w:r>
        <w:rPr>
          <w:rStyle w:val="CommentReference"/>
        </w:rPr>
        <w:annotationRef/>
      </w:r>
      <w:r>
        <w:rPr>
          <w:rFonts w:eastAsia="MS Mincho" w:hint="eastAsia"/>
          <w:lang w:eastAsia="ja-JP"/>
        </w:rPr>
        <w:t>P</w:t>
      </w:r>
      <w:r>
        <w:rPr>
          <w:rFonts w:eastAsia="MS Mincho"/>
          <w:lang w:eastAsia="ja-JP"/>
        </w:rPr>
        <w:t>lease define the number of species by another variable, e.g. “m” or “n” instead of “Species”.</w:t>
      </w:r>
    </w:p>
  </w:comment>
  <w:comment w:id="34" w:author="daisuke" w:date="2019-09-16T00:25:00Z" w:initials="d">
    <w:p w14:paraId="0ED8913D" w14:textId="5E9AC39D" w:rsidR="003847CA" w:rsidRPr="003847CA" w:rsidRDefault="003847CA">
      <w:pPr>
        <w:pStyle w:val="CommentText"/>
        <w:rPr>
          <w:rFonts w:eastAsia="MS Mincho"/>
          <w:lang w:eastAsia="ja-JP"/>
        </w:rPr>
      </w:pPr>
      <w:r>
        <w:rPr>
          <w:rStyle w:val="CommentReference"/>
        </w:rPr>
        <w:annotationRef/>
      </w:r>
      <w:r>
        <w:rPr>
          <w:rFonts w:eastAsia="MS Mincho" w:hint="eastAsia"/>
          <w:lang w:eastAsia="ja-JP"/>
        </w:rPr>
        <w:t>S</w:t>
      </w:r>
      <w:r>
        <w:rPr>
          <w:rFonts w:eastAsia="MS Mincho"/>
          <w:lang w:eastAsia="ja-JP"/>
        </w:rPr>
        <w:t xml:space="preserve">ame as “Species”. </w:t>
      </w:r>
    </w:p>
  </w:comment>
  <w:comment w:id="45" w:author="daisuke" w:date="2019-09-16T00:31:00Z" w:initials="d">
    <w:p w14:paraId="2DB62011" w14:textId="098856BC" w:rsidR="0084753D" w:rsidRPr="0084753D" w:rsidRDefault="0084753D">
      <w:pPr>
        <w:pStyle w:val="CommentText"/>
        <w:rPr>
          <w:rFonts w:eastAsia="MS Mincho"/>
          <w:lang w:eastAsia="ja-JP"/>
        </w:rPr>
      </w:pPr>
      <w:r>
        <w:rPr>
          <w:rStyle w:val="CommentReference"/>
        </w:rPr>
        <w:annotationRef/>
      </w:r>
      <w:r>
        <w:rPr>
          <w:rFonts w:eastAsia="MS Mincho"/>
          <w:lang w:eastAsia="ja-JP"/>
        </w:rPr>
        <w:t xml:space="preserve">In an academic article, we generally use “A, B, and C” instead of “A, B and C”. </w:t>
      </w:r>
      <w:proofErr w:type="gramStart"/>
      <w:r>
        <w:rPr>
          <w:rFonts w:eastAsia="MS Mincho"/>
          <w:lang w:eastAsia="ja-JP"/>
        </w:rPr>
        <w:t>But,</w:t>
      </w:r>
      <w:proofErr w:type="gramEnd"/>
      <w:r>
        <w:rPr>
          <w:rFonts w:eastAsia="MS Mincho"/>
          <w:lang w:eastAsia="ja-JP"/>
        </w:rPr>
        <w:t xml:space="preserve"> either may be OK.</w:t>
      </w:r>
    </w:p>
  </w:comment>
  <w:comment w:id="50" w:author="daisuke" w:date="2019-09-16T00:34:00Z" w:initials="d">
    <w:p w14:paraId="4E74195A" w14:textId="2BBE80AB" w:rsidR="0084753D" w:rsidRPr="0084753D" w:rsidRDefault="0084753D">
      <w:pPr>
        <w:pStyle w:val="CommentText"/>
        <w:rPr>
          <w:rFonts w:eastAsia="MS Mincho"/>
          <w:lang w:eastAsia="ja-JP"/>
        </w:rPr>
      </w:pPr>
      <w:r>
        <w:rPr>
          <w:rStyle w:val="CommentReference"/>
        </w:rPr>
        <w:annotationRef/>
      </w:r>
      <w:r>
        <w:rPr>
          <w:rFonts w:eastAsia="MS Mincho" w:hint="eastAsia"/>
          <w:lang w:eastAsia="ja-JP"/>
        </w:rPr>
        <w:t>I</w:t>
      </w:r>
      <w:r>
        <w:rPr>
          <w:rFonts w:eastAsia="MS Mincho"/>
          <w:lang w:eastAsia="ja-JP"/>
        </w:rPr>
        <w:t>s this figure original? If you cite from the other document, show the source in the caption of the figure.</w:t>
      </w:r>
    </w:p>
  </w:comment>
  <w:comment w:id="51" w:author="daisuke" w:date="2019-09-16T00:34:00Z" w:initials="d">
    <w:p w14:paraId="537AB3C9" w14:textId="3F731CBE" w:rsidR="0084753D" w:rsidRPr="0084753D" w:rsidRDefault="0084753D">
      <w:pPr>
        <w:pStyle w:val="CommentText"/>
        <w:rPr>
          <w:rFonts w:eastAsia="MS Mincho"/>
          <w:lang w:eastAsia="ja-JP"/>
        </w:rPr>
      </w:pPr>
      <w:r>
        <w:rPr>
          <w:rStyle w:val="CommentReference"/>
        </w:rPr>
        <w:annotationRef/>
      </w:r>
      <w:r>
        <w:rPr>
          <w:rFonts w:eastAsia="MS Mincho" w:hint="eastAsia"/>
          <w:lang w:eastAsia="ja-JP"/>
        </w:rPr>
        <w:t>I</w:t>
      </w:r>
      <w:r>
        <w:rPr>
          <w:rFonts w:eastAsia="MS Mincho"/>
          <w:lang w:eastAsia="ja-JP"/>
        </w:rPr>
        <w:t>s this figure original? If you cite from the other document, show the source in the caption of the figure.</w:t>
      </w:r>
    </w:p>
  </w:comment>
  <w:comment w:id="62" w:author="daisuke" w:date="2019-09-16T00:41:00Z" w:initials="d">
    <w:p w14:paraId="2C1BF086" w14:textId="41FDD82B" w:rsidR="00437800" w:rsidRPr="00437800" w:rsidRDefault="00437800">
      <w:pPr>
        <w:pStyle w:val="CommentText"/>
        <w:rPr>
          <w:rFonts w:eastAsia="MS Mincho"/>
          <w:lang w:eastAsia="ja-JP"/>
        </w:rPr>
      </w:pPr>
      <w:r>
        <w:rPr>
          <w:rStyle w:val="CommentReference"/>
        </w:rPr>
        <w:annotationRef/>
      </w:r>
      <w:r>
        <w:rPr>
          <w:rFonts w:eastAsia="MS Mincho" w:hint="eastAsia"/>
          <w:lang w:eastAsia="ja-JP"/>
        </w:rPr>
        <w:t>N</w:t>
      </w:r>
      <w:r>
        <w:rPr>
          <w:rFonts w:eastAsia="MS Mincho"/>
          <w:lang w:eastAsia="ja-JP"/>
        </w:rPr>
        <w:t>umber of farms or number of cages?</w:t>
      </w:r>
    </w:p>
  </w:comment>
  <w:comment w:id="76" w:author="daisuke" w:date="2019-09-16T00:46:00Z" w:initials="d">
    <w:p w14:paraId="513BBA29" w14:textId="04AD881F" w:rsidR="00437800" w:rsidRPr="00437800" w:rsidRDefault="00437800">
      <w:pPr>
        <w:pStyle w:val="CommentText"/>
        <w:rPr>
          <w:rFonts w:eastAsia="MS Mincho"/>
          <w:lang w:eastAsia="ja-JP"/>
        </w:rPr>
      </w:pPr>
      <w:r>
        <w:rPr>
          <w:rStyle w:val="CommentReference"/>
        </w:rPr>
        <w:annotationRef/>
      </w:r>
      <w:r>
        <w:rPr>
          <w:rFonts w:eastAsia="MS Mincho"/>
          <w:lang w:eastAsia="ja-JP"/>
        </w:rPr>
        <w:t>Large or huge</w:t>
      </w:r>
    </w:p>
  </w:comment>
  <w:comment w:id="84" w:author="daisuke" w:date="2019-09-16T00:48:00Z" w:initials="d">
    <w:p w14:paraId="428D4298" w14:textId="3E4F243B" w:rsidR="00437800" w:rsidRPr="00437800" w:rsidRDefault="00437800">
      <w:pPr>
        <w:pStyle w:val="CommentText"/>
        <w:rPr>
          <w:rFonts w:eastAsia="MS Mincho"/>
          <w:lang w:eastAsia="ja-JP"/>
        </w:rPr>
      </w:pPr>
      <w:r>
        <w:rPr>
          <w:rStyle w:val="CommentReference"/>
        </w:rPr>
        <w:annotationRef/>
      </w:r>
      <w:r>
        <w:rPr>
          <w:rFonts w:eastAsia="MS Mincho" w:hint="eastAsia"/>
          <w:lang w:eastAsia="ja-JP"/>
        </w:rPr>
        <w:t>T</w:t>
      </w:r>
      <w:r>
        <w:rPr>
          <w:rFonts w:eastAsia="MS Mincho"/>
          <w:lang w:eastAsia="ja-JP"/>
        </w:rPr>
        <w:t>his was the temporal standard,</w:t>
      </w:r>
      <w:r w:rsidR="007F74ED">
        <w:rPr>
          <w:rFonts w:eastAsia="MS Mincho"/>
          <w:lang w:eastAsia="ja-JP"/>
        </w:rPr>
        <w:t xml:space="preserve"> and we have no official standard in Japan.</w:t>
      </w:r>
      <w:r>
        <w:rPr>
          <w:rFonts w:eastAsia="MS Mincho"/>
          <w:lang w:eastAsia="ja-JP"/>
        </w:rPr>
        <w:t xml:space="preserve"> </w:t>
      </w:r>
      <w:r w:rsidR="007F74ED">
        <w:rPr>
          <w:rFonts w:eastAsia="MS Mincho"/>
          <w:lang w:eastAsia="ja-JP"/>
        </w:rPr>
        <w:t>S</w:t>
      </w:r>
      <w:r>
        <w:rPr>
          <w:rFonts w:eastAsia="MS Mincho"/>
          <w:lang w:eastAsia="ja-JP"/>
        </w:rPr>
        <w:t>o</w:t>
      </w:r>
      <w:r w:rsidR="007F74ED">
        <w:rPr>
          <w:rFonts w:eastAsia="MS Mincho"/>
          <w:lang w:eastAsia="ja-JP"/>
        </w:rPr>
        <w:t>,</w:t>
      </w:r>
      <w:r>
        <w:rPr>
          <w:rFonts w:eastAsia="MS Mincho"/>
          <w:lang w:eastAsia="ja-JP"/>
        </w:rPr>
        <w:t xml:space="preserve"> I changed the description.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692D624" w15:done="0"/>
  <w15:commentEx w15:paraId="54769F16" w15:done="0"/>
  <w15:commentEx w15:paraId="0ED8913D" w15:done="0"/>
  <w15:commentEx w15:paraId="2DB62011" w15:done="0"/>
  <w15:commentEx w15:paraId="4E74195A" w15:done="0"/>
  <w15:commentEx w15:paraId="537AB3C9" w15:done="0"/>
  <w15:commentEx w15:paraId="2C1BF086" w15:done="0"/>
  <w15:commentEx w15:paraId="513BBA29" w15:done="0"/>
  <w15:commentEx w15:paraId="428D4298"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692D624" w16cid:durableId="2129513E"/>
  <w16cid:commentId w16cid:paraId="54769F16" w16cid:durableId="2129549E"/>
  <w16cid:commentId w16cid:paraId="0ED8913D" w16cid:durableId="212954EA"/>
  <w16cid:commentId w16cid:paraId="2DB62011" w16cid:durableId="2129564E"/>
  <w16cid:commentId w16cid:paraId="4E74195A" w16cid:durableId="21295706"/>
  <w16cid:commentId w16cid:paraId="537AB3C9" w16cid:durableId="2129570B"/>
  <w16cid:commentId w16cid:paraId="2C1BF086" w16cid:durableId="212958D5"/>
  <w16cid:commentId w16cid:paraId="513BBA29" w16cid:durableId="212959DB"/>
  <w16cid:commentId w16cid:paraId="428D4298" w16cid:durableId="21295A4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F7617A6" w14:textId="77777777" w:rsidR="00B17F26" w:rsidRDefault="00B17F26">
      <w:r>
        <w:separator/>
      </w:r>
    </w:p>
  </w:endnote>
  <w:endnote w:type="continuationSeparator" w:id="0">
    <w:p w14:paraId="0473A95B" w14:textId="77777777" w:rsidR="00B17F26" w:rsidRDefault="00B17F2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rdia New">
    <w:panose1 w:val="020B0304020202020204"/>
    <w:charset w:val="DE"/>
    <w:family w:val="swiss"/>
    <w:pitch w:val="variable"/>
    <w:sig w:usb0="81000003" w:usb1="00000000" w:usb2="00000000" w:usb3="00000000" w:csb0="00010001"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Gungsuh">
    <w:panose1 w:val="02030600000101010101"/>
    <w:charset w:val="81"/>
    <w:family w:val="roman"/>
    <w:pitch w:val="variable"/>
    <w:sig w:usb0="B00002AF" w:usb1="69D77CFB" w:usb2="00000030" w:usb3="00000000" w:csb0="0008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60F4C60" w14:textId="77777777" w:rsidR="00B17F26" w:rsidRDefault="00B17F26">
      <w:r>
        <w:separator/>
      </w:r>
    </w:p>
  </w:footnote>
  <w:footnote w:type="continuationSeparator" w:id="0">
    <w:p w14:paraId="5EC64527" w14:textId="77777777" w:rsidR="00B17F26" w:rsidRDefault="00B17F2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25C0D9" w14:textId="77777777" w:rsidR="00FC5BD3" w:rsidRDefault="00CC2895">
    <w:pPr>
      <w:pBdr>
        <w:top w:val="nil"/>
        <w:left w:val="nil"/>
        <w:bottom w:val="nil"/>
        <w:right w:val="nil"/>
        <w:between w:val="nil"/>
      </w:pBdr>
      <w:rPr>
        <w:rFonts w:ascii="Arial" w:eastAsia="Arial" w:hAnsi="Arial" w:cs="Arial"/>
        <w:b/>
        <w:color w:val="000000"/>
        <w:sz w:val="24"/>
        <w:szCs w:val="24"/>
      </w:rPr>
    </w:pPr>
    <w:r>
      <w:rPr>
        <w:rFonts w:ascii="Arial" w:eastAsia="Arial" w:hAnsi="Arial" w:cs="Arial"/>
        <w:b/>
        <w:color w:val="000000"/>
        <w:sz w:val="24"/>
        <w:szCs w:val="24"/>
      </w:rPr>
      <w:t xml:space="preserve"> </w:t>
    </w:r>
  </w:p>
  <w:p w14:paraId="0C6423C5" w14:textId="77777777" w:rsidR="00FC5BD3" w:rsidRDefault="00FC5BD3">
    <w:pPr>
      <w:pBdr>
        <w:top w:val="nil"/>
        <w:left w:val="nil"/>
        <w:bottom w:val="nil"/>
        <w:right w:val="nil"/>
        <w:between w:val="nil"/>
      </w:pBdr>
      <w:tabs>
        <w:tab w:val="center" w:pos="4513"/>
        <w:tab w:val="right" w:pos="9026"/>
      </w:tabs>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1DBE7D" w14:textId="77777777" w:rsidR="00FC5BD3" w:rsidRDefault="00FC5BD3">
    <w:pPr>
      <w:pBdr>
        <w:top w:val="nil"/>
        <w:left w:val="nil"/>
        <w:bottom w:val="nil"/>
        <w:right w:val="nil"/>
        <w:between w:val="nil"/>
      </w:pBdr>
      <w:tabs>
        <w:tab w:val="center" w:pos="4513"/>
        <w:tab w:val="right" w:pos="9026"/>
      </w:tabs>
      <w:rPr>
        <w:color w:val="000000"/>
        <w:sz w:val="24"/>
        <w:szCs w:val="24"/>
      </w:rPr>
    </w:pPr>
  </w:p>
</w:hdr>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daisuke">
    <w15:presenceInfo w15:providerId="None" w15:userId="daisuk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7"/>
  <w:bordersDoNotSurroundHeader/>
  <w:bordersDoNotSurroundFooter/>
  <w:proofState w:spelling="clean" w:grammar="clean"/>
  <w:trackRevisions/>
  <w:defaultTabStop w:val="720"/>
  <w:characterSpacingControl w:val="doNotCompress"/>
  <w:hdrShapeDefaults>
    <o:shapedefaults v:ext="edit" spidmax="2049">
      <v:textbox inset="5.85pt,.7pt,5.85pt,.7pt"/>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C5BD3"/>
    <w:rsid w:val="00123A5E"/>
    <w:rsid w:val="003847CA"/>
    <w:rsid w:val="00437800"/>
    <w:rsid w:val="0044405F"/>
    <w:rsid w:val="0059238F"/>
    <w:rsid w:val="006871C1"/>
    <w:rsid w:val="007F74ED"/>
    <w:rsid w:val="00845DAE"/>
    <w:rsid w:val="0084753D"/>
    <w:rsid w:val="00A32278"/>
    <w:rsid w:val="00B17F26"/>
    <w:rsid w:val="00B47974"/>
    <w:rsid w:val="00CC2895"/>
    <w:rsid w:val="00EE67C4"/>
    <w:rsid w:val="00F605E5"/>
    <w:rsid w:val="00FC5BD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6EB121BF"/>
  <w15:docId w15:val="{F9D11996-1DD1-4447-99FE-3B7B71D9B7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ordia New" w:eastAsia="SimSun" w:hAnsi="Cordia New" w:cs="Cordia New"/>
        <w:sz w:val="28"/>
        <w:szCs w:val="28"/>
        <w:lang w:val="en-US"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uiPriority w:val="9"/>
    <w:qFormat/>
    <w:pPr>
      <w:keepNext/>
      <w:outlineLvl w:val="0"/>
    </w:pPr>
    <w:rPr>
      <w:rFonts w:ascii="Times New Roman" w:eastAsia="Times New Roman" w:hAnsi="Times New Roman" w:cs="Times New Roman"/>
      <w:b/>
      <w:sz w:val="24"/>
      <w:szCs w:val="24"/>
    </w:rPr>
  </w:style>
  <w:style w:type="paragraph" w:styleId="Heading2">
    <w:name w:val="heading 2"/>
    <w:basedOn w:val="Normal"/>
    <w:next w:val="Normal"/>
    <w:uiPriority w:val="9"/>
    <w:unhideWhenUsed/>
    <w:qFormat/>
    <w:pPr>
      <w:keepNext/>
      <w:jc w:val="both"/>
      <w:outlineLvl w:val="1"/>
    </w:pPr>
    <w:rPr>
      <w:rFonts w:ascii="Times New Roman" w:eastAsia="Times New Roman" w:hAnsi="Times New Roman" w:cs="Times New Roman"/>
      <w:b/>
      <w:sz w:val="24"/>
      <w:szCs w:val="24"/>
    </w:rPr>
  </w:style>
  <w:style w:type="paragraph" w:styleId="Heading3">
    <w:name w:val="heading 3"/>
    <w:basedOn w:val="Normal"/>
    <w:next w:val="Normal"/>
    <w:uiPriority w:val="9"/>
    <w:unhideWhenUsed/>
    <w:qFormat/>
    <w:pPr>
      <w:keepNext/>
      <w:jc w:val="both"/>
      <w:outlineLvl w:val="2"/>
    </w:pPr>
    <w:rPr>
      <w:rFonts w:ascii="Times New Roman" w:eastAsia="Times New Roman" w:hAnsi="Times New Roman" w:cs="Times New Roman"/>
      <w:b/>
    </w:rPr>
  </w:style>
  <w:style w:type="paragraph" w:styleId="Heading4">
    <w:name w:val="heading 4"/>
    <w:basedOn w:val="Normal"/>
    <w:next w:val="Normal"/>
    <w:uiPriority w:val="9"/>
    <w:semiHidden/>
    <w:unhideWhenUsed/>
    <w:qFormat/>
    <w:pPr>
      <w:keepNext/>
      <w:jc w:val="both"/>
      <w:outlineLvl w:val="3"/>
    </w:pPr>
    <w:rPr>
      <w:rFonts w:ascii="Times New Roman" w:eastAsia="Times New Roman" w:hAnsi="Times New Roman" w:cs="Times New Roman"/>
      <w:i/>
      <w:sz w:val="24"/>
      <w:szCs w:val="24"/>
    </w:rPr>
  </w:style>
  <w:style w:type="paragraph" w:styleId="Heading5">
    <w:name w:val="heading 5"/>
    <w:basedOn w:val="Normal"/>
    <w:next w:val="Normal"/>
    <w:uiPriority w:val="9"/>
    <w:semiHidden/>
    <w:unhideWhenUsed/>
    <w:qFormat/>
    <w:pPr>
      <w:keepNext/>
      <w:outlineLvl w:val="4"/>
    </w:pPr>
    <w:rPr>
      <w:rFonts w:ascii="Arial" w:eastAsia="Arial" w:hAnsi="Arial" w:cs="Arial"/>
      <w:b/>
      <w:color w:val="333333"/>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paragraph" w:styleId="NormalWeb">
    <w:name w:val="Normal (Web)"/>
    <w:basedOn w:val="Normal"/>
    <w:uiPriority w:val="99"/>
    <w:unhideWhenUsed/>
    <w:rsid w:val="00F605E5"/>
    <w:pPr>
      <w:spacing w:before="100" w:beforeAutospacing="1" w:after="100" w:afterAutospacing="1"/>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59238F"/>
    <w:rPr>
      <w:rFonts w:asciiTheme="majorHAnsi" w:eastAsiaTheme="majorEastAsia" w:hAnsiTheme="majorHAnsi" w:cstheme="majorBidi"/>
      <w:sz w:val="18"/>
      <w:szCs w:val="18"/>
    </w:rPr>
  </w:style>
  <w:style w:type="character" w:customStyle="1" w:styleId="BalloonTextChar">
    <w:name w:val="Balloon Text Char"/>
    <w:basedOn w:val="DefaultParagraphFont"/>
    <w:link w:val="BalloonText"/>
    <w:uiPriority w:val="99"/>
    <w:semiHidden/>
    <w:rsid w:val="0059238F"/>
    <w:rPr>
      <w:rFonts w:asciiTheme="majorHAnsi" w:eastAsiaTheme="majorEastAsia" w:hAnsiTheme="majorHAnsi" w:cstheme="majorBidi"/>
      <w:sz w:val="18"/>
      <w:szCs w:val="18"/>
    </w:rPr>
  </w:style>
  <w:style w:type="paragraph" w:styleId="Header">
    <w:name w:val="header"/>
    <w:basedOn w:val="Normal"/>
    <w:link w:val="HeaderChar"/>
    <w:uiPriority w:val="99"/>
    <w:unhideWhenUsed/>
    <w:rsid w:val="0059238F"/>
    <w:pPr>
      <w:tabs>
        <w:tab w:val="center" w:pos="4252"/>
        <w:tab w:val="right" w:pos="8504"/>
      </w:tabs>
      <w:snapToGrid w:val="0"/>
    </w:pPr>
  </w:style>
  <w:style w:type="character" w:customStyle="1" w:styleId="HeaderChar">
    <w:name w:val="Header Char"/>
    <w:basedOn w:val="DefaultParagraphFont"/>
    <w:link w:val="Header"/>
    <w:uiPriority w:val="99"/>
    <w:rsid w:val="0059238F"/>
  </w:style>
  <w:style w:type="paragraph" w:styleId="Footer">
    <w:name w:val="footer"/>
    <w:basedOn w:val="Normal"/>
    <w:link w:val="FooterChar"/>
    <w:uiPriority w:val="99"/>
    <w:unhideWhenUsed/>
    <w:rsid w:val="0059238F"/>
    <w:pPr>
      <w:tabs>
        <w:tab w:val="center" w:pos="4252"/>
        <w:tab w:val="right" w:pos="8504"/>
      </w:tabs>
      <w:snapToGrid w:val="0"/>
    </w:pPr>
  </w:style>
  <w:style w:type="character" w:customStyle="1" w:styleId="FooterChar">
    <w:name w:val="Footer Char"/>
    <w:basedOn w:val="DefaultParagraphFont"/>
    <w:link w:val="Footer"/>
    <w:uiPriority w:val="99"/>
    <w:rsid w:val="0059238F"/>
  </w:style>
  <w:style w:type="character" w:styleId="CommentReference">
    <w:name w:val="annotation reference"/>
    <w:basedOn w:val="DefaultParagraphFont"/>
    <w:uiPriority w:val="99"/>
    <w:semiHidden/>
    <w:unhideWhenUsed/>
    <w:rsid w:val="0059238F"/>
    <w:rPr>
      <w:sz w:val="18"/>
      <w:szCs w:val="18"/>
    </w:rPr>
  </w:style>
  <w:style w:type="paragraph" w:styleId="CommentText">
    <w:name w:val="annotation text"/>
    <w:basedOn w:val="Normal"/>
    <w:link w:val="CommentTextChar"/>
    <w:uiPriority w:val="99"/>
    <w:semiHidden/>
    <w:unhideWhenUsed/>
    <w:rsid w:val="0059238F"/>
  </w:style>
  <w:style w:type="character" w:customStyle="1" w:styleId="CommentTextChar">
    <w:name w:val="Comment Text Char"/>
    <w:basedOn w:val="DefaultParagraphFont"/>
    <w:link w:val="CommentText"/>
    <w:uiPriority w:val="99"/>
    <w:semiHidden/>
    <w:rsid w:val="0059238F"/>
  </w:style>
  <w:style w:type="paragraph" w:styleId="CommentSubject">
    <w:name w:val="annotation subject"/>
    <w:basedOn w:val="CommentText"/>
    <w:next w:val="CommentText"/>
    <w:link w:val="CommentSubjectChar"/>
    <w:uiPriority w:val="99"/>
    <w:semiHidden/>
    <w:unhideWhenUsed/>
    <w:rsid w:val="0059238F"/>
    <w:rPr>
      <w:b/>
      <w:bCs/>
    </w:rPr>
  </w:style>
  <w:style w:type="character" w:customStyle="1" w:styleId="CommentSubjectChar">
    <w:name w:val="Comment Subject Char"/>
    <w:basedOn w:val="CommentTextChar"/>
    <w:link w:val="CommentSubject"/>
    <w:uiPriority w:val="99"/>
    <w:semiHidden/>
    <w:rsid w:val="0059238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image" Target="media/image6.png"/><Relationship Id="rId42" Type="http://schemas.openxmlformats.org/officeDocument/2006/relationships/hyperlink" Target="https://www.codecogs.com/eqnedit.php?latex=p%250" TargetMode="External"/><Relationship Id="rId47" Type="http://schemas.openxmlformats.org/officeDocument/2006/relationships/hyperlink" Target="http://www.yousyokugyojyou.net/index2a.htm" TargetMode="External"/><Relationship Id="rId63" Type="http://schemas.openxmlformats.org/officeDocument/2006/relationships/hyperlink" Target="https://www.codecogs.com/eqnedit.php?latex=f%250" TargetMode="External"/><Relationship Id="rId68" Type="http://schemas.openxmlformats.org/officeDocument/2006/relationships/image" Target="media/image27.png"/><Relationship Id="rId16" Type="http://schemas.openxmlformats.org/officeDocument/2006/relationships/image" Target="media/image4.png"/><Relationship Id="rId11" Type="http://schemas.openxmlformats.org/officeDocument/2006/relationships/hyperlink" Target="https://www.codecogs.com/eqnedit.php?latex=p%250" TargetMode="External"/><Relationship Id="rId32" Type="http://schemas.openxmlformats.org/officeDocument/2006/relationships/hyperlink" Target="https://www.codecogs.com/eqnedit.php?latex=%5Crho%250" TargetMode="External"/><Relationship Id="rId37" Type="http://schemas.openxmlformats.org/officeDocument/2006/relationships/hyperlink" Target="https://www.codecogs.com/eqnedit.php?latex=I%3D%5Cfrac%7Bp%7D%7BA%20%5Ctimes%20%5Cbar%7BH%7D%7D%250" TargetMode="External"/><Relationship Id="rId53" Type="http://schemas.openxmlformats.org/officeDocument/2006/relationships/image" Target="media/image19.png"/><Relationship Id="rId58" Type="http://schemas.openxmlformats.org/officeDocument/2006/relationships/image" Target="media/image22.png"/><Relationship Id="rId74" Type="http://schemas.openxmlformats.org/officeDocument/2006/relationships/hyperlink" Target="https://www.codecogs.com/eqnedit.php?latex=kg%250" TargetMode="External"/><Relationship Id="rId79" Type="http://schemas.openxmlformats.org/officeDocument/2006/relationships/header" Target="header2.xml"/><Relationship Id="rId5" Type="http://schemas.openxmlformats.org/officeDocument/2006/relationships/endnotes" Target="endnotes.xml"/><Relationship Id="rId61" Type="http://schemas.openxmlformats.org/officeDocument/2006/relationships/hyperlink" Target="https://www.codecogs.com/eqnedit.php?latex=T%250" TargetMode="External"/><Relationship Id="rId82" Type="http://schemas.openxmlformats.org/officeDocument/2006/relationships/theme" Target="theme/theme1.xml"/><Relationship Id="rId19" Type="http://schemas.openxmlformats.org/officeDocument/2006/relationships/hyperlink" Target="https://www.codecogs.com/eqnedit.php?latex=T_%7Bs%7D%250" TargetMode="External"/><Relationship Id="rId14" Type="http://schemas.openxmlformats.org/officeDocument/2006/relationships/image" Target="media/image3.png"/><Relationship Id="rId22" Type="http://schemas.openxmlformats.org/officeDocument/2006/relationships/hyperlink" Target="https://www.codecogs.com/eqnedit.php?latex=W_%7Bs%2Cc%7D%250" TargetMode="External"/><Relationship Id="rId27" Type="http://schemas.openxmlformats.org/officeDocument/2006/relationships/hyperlink" Target="https://www.codecogs.com/eqnedit.php?latex=V_%7Bs%2Cc%7D%250" TargetMode="External"/><Relationship Id="rId30" Type="http://schemas.openxmlformats.org/officeDocument/2006/relationships/image" Target="media/image10.png"/><Relationship Id="rId35" Type="http://schemas.openxmlformats.org/officeDocument/2006/relationships/image" Target="media/image12.png"/><Relationship Id="rId43" Type="http://schemas.openxmlformats.org/officeDocument/2006/relationships/hyperlink" Target="https://www.codecogs.com/eqnedit.php?latex=A%250" TargetMode="External"/><Relationship Id="rId48" Type="http://schemas.openxmlformats.org/officeDocument/2006/relationships/hyperlink" Target="https://www1.kaiho.mlit.go.jp/JODC/ceisnet/index.html" TargetMode="External"/><Relationship Id="rId56" Type="http://schemas.openxmlformats.org/officeDocument/2006/relationships/image" Target="media/image21.png"/><Relationship Id="rId64" Type="http://schemas.openxmlformats.org/officeDocument/2006/relationships/image" Target="media/image25.png"/><Relationship Id="rId69" Type="http://schemas.openxmlformats.org/officeDocument/2006/relationships/hyperlink" Target="https://www.codecogs.com/eqnedit.php?latex=A%20%5Ctimes%20%5Cbar%7BH%7D%250" TargetMode="External"/><Relationship Id="rId77" Type="http://schemas.openxmlformats.org/officeDocument/2006/relationships/hyperlink" Target="http://www.maff.go.jp/j/tokei/kouhyou/kaimen_gyosei/" TargetMode="External"/><Relationship Id="rId8" Type="http://schemas.microsoft.com/office/2016/09/relationships/commentsIds" Target="commentsIds.xml"/><Relationship Id="rId51" Type="http://schemas.openxmlformats.org/officeDocument/2006/relationships/hyperlink" Target="https://www.jodc.go.jp/jodcweb/index_j.html" TargetMode="External"/><Relationship Id="rId72" Type="http://schemas.openxmlformats.org/officeDocument/2006/relationships/image" Target="media/image29.png"/><Relationship Id="rId80" Type="http://schemas.openxmlformats.org/officeDocument/2006/relationships/fontTable" Target="fontTable.xml"/><Relationship Id="rId3"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hyperlink" Target="https://www.codecogs.com/eqnedit.php?latex=P_%7Bs%7D%250" TargetMode="External"/><Relationship Id="rId25" Type="http://schemas.openxmlformats.org/officeDocument/2006/relationships/hyperlink" Target="https://www.codecogs.com/eqnedit.php?latex=%5Crho%250" TargetMode="External"/><Relationship Id="rId33" Type="http://schemas.openxmlformats.org/officeDocument/2006/relationships/hyperlink" Target="https://www.codecogs.com/eqnedit.php?latex=R_%7Bs%7D%250" TargetMode="External"/><Relationship Id="rId38" Type="http://schemas.openxmlformats.org/officeDocument/2006/relationships/image" Target="media/image14.png"/><Relationship Id="rId46" Type="http://schemas.openxmlformats.org/officeDocument/2006/relationships/image" Target="media/image17.png"/><Relationship Id="rId59" Type="http://schemas.openxmlformats.org/officeDocument/2006/relationships/hyperlink" Target="https://www.codecogs.com/eqnedit.php?latex=Y%250" TargetMode="External"/><Relationship Id="rId67" Type="http://schemas.openxmlformats.org/officeDocument/2006/relationships/hyperlink" Target="https://www.codecogs.com/eqnedit.php?latex=F_%7BT%7D%250" TargetMode="External"/><Relationship Id="rId20" Type="http://schemas.openxmlformats.org/officeDocument/2006/relationships/hyperlink" Target="https://www.codecogs.com/eqnedit.php?latex=P_%7Bs%7D%3D%5Csum_%7Bc%3D1%7D%5E%7BCage%7D%5Cleft%20(%20W_%7Bs%2Cc%7D%20%5Ctimes%20R_%7Bs%7D%20%5Cright%20)%250" TargetMode="External"/><Relationship Id="rId41" Type="http://schemas.openxmlformats.org/officeDocument/2006/relationships/hyperlink" Target="https://www.codecogs.com/eqnedit.php?latex=I%250" TargetMode="External"/><Relationship Id="rId54" Type="http://schemas.openxmlformats.org/officeDocument/2006/relationships/image" Target="media/image20.png"/><Relationship Id="rId62" Type="http://schemas.openxmlformats.org/officeDocument/2006/relationships/image" Target="media/image24.png"/><Relationship Id="rId70" Type="http://schemas.openxmlformats.org/officeDocument/2006/relationships/image" Target="media/image28.png"/><Relationship Id="rId75" Type="http://schemas.openxmlformats.org/officeDocument/2006/relationships/image" Target="media/image30.png"/><Relationship Id="rId1" Type="http://schemas.openxmlformats.org/officeDocument/2006/relationships/styles" Target="styles.xml"/><Relationship Id="rId6" Type="http://schemas.openxmlformats.org/officeDocument/2006/relationships/comments" Target="comments.xml"/><Relationship Id="rId15" Type="http://schemas.openxmlformats.org/officeDocument/2006/relationships/hyperlink" Target="https://www.codecogs.com/eqnedit.php?latex=s%250" TargetMode="External"/><Relationship Id="rId23" Type="http://schemas.openxmlformats.org/officeDocument/2006/relationships/image" Target="media/image7.png"/><Relationship Id="rId28" Type="http://schemas.openxmlformats.org/officeDocument/2006/relationships/image" Target="media/image9.png"/><Relationship Id="rId36" Type="http://schemas.openxmlformats.org/officeDocument/2006/relationships/image" Target="media/image13.png"/><Relationship Id="rId49" Type="http://schemas.openxmlformats.org/officeDocument/2006/relationships/hyperlink" Target="http://www.yousyokugyojyou.net/gyojyo/gyojyodatabase.php" TargetMode="External"/><Relationship Id="rId57" Type="http://schemas.openxmlformats.org/officeDocument/2006/relationships/hyperlink" Target="https://www.codecogs.com/eqnedit.php?latex=%5Csum_%7Bf%3D1%7D%5E%7BF_%7BT%7D%7DP_%7BT%2Cf%7D%250" TargetMode="External"/><Relationship Id="rId10" Type="http://schemas.openxmlformats.org/officeDocument/2006/relationships/image" Target="media/image1.png"/><Relationship Id="rId31" Type="http://schemas.openxmlformats.org/officeDocument/2006/relationships/hyperlink" Target="https://www.codecogs.com/eqnedit.php?latex=V_%7Bs%2Cc%7D%250" TargetMode="External"/><Relationship Id="rId44" Type="http://schemas.openxmlformats.org/officeDocument/2006/relationships/image" Target="media/image16.png"/><Relationship Id="rId52" Type="http://schemas.openxmlformats.org/officeDocument/2006/relationships/image" Target="media/image18.png"/><Relationship Id="rId60" Type="http://schemas.openxmlformats.org/officeDocument/2006/relationships/image" Target="media/image23.png"/><Relationship Id="rId65" Type="http://schemas.openxmlformats.org/officeDocument/2006/relationships/hyperlink" Target="https://www.codecogs.com/eqnedit.php?latex=F_%7BY%7D%250" TargetMode="External"/><Relationship Id="rId73" Type="http://schemas.openxmlformats.org/officeDocument/2006/relationships/hyperlink" Target="https://www.codecogs.com/eqnedit.php?latex=p%250" TargetMode="External"/><Relationship Id="rId78" Type="http://schemas.openxmlformats.org/officeDocument/2006/relationships/header" Target="header1.xml"/><Relationship Id="rId81" Type="http://schemas.microsoft.com/office/2011/relationships/people" Target="people.xml"/><Relationship Id="rId4" Type="http://schemas.openxmlformats.org/officeDocument/2006/relationships/footnotes" Target="footnotes.xml"/><Relationship Id="rId9" Type="http://schemas.openxmlformats.org/officeDocument/2006/relationships/hyperlink" Target="https://www.codecogs.com/eqnedit.php?latex=p%3D%5Csum_%7Bs%3D1%7D%5E%7BSpecies%7D%5Cleft%20(%20%5Cfrac%7B%20P_%7Bs%7D%20%7D%7BT_%7Bs%7D%7D%20%5Cright%20)%250" TargetMode="External"/><Relationship Id="rId13" Type="http://schemas.openxmlformats.org/officeDocument/2006/relationships/hyperlink" Target="https://www.codecogs.com/eqnedit.php?latex=T_%7Bs%7D%250" TargetMode="External"/><Relationship Id="rId18" Type="http://schemas.openxmlformats.org/officeDocument/2006/relationships/image" Target="media/image5.png"/><Relationship Id="rId39" Type="http://schemas.openxmlformats.org/officeDocument/2006/relationships/hyperlink" Target="https://www.codecogs.com/eqnedit.php?latex=I%250" TargetMode="External"/><Relationship Id="rId34" Type="http://schemas.openxmlformats.org/officeDocument/2006/relationships/image" Target="media/image11.png"/><Relationship Id="rId50" Type="http://schemas.openxmlformats.org/officeDocument/2006/relationships/hyperlink" Target="http://www.yousyokugyojyou.net/" TargetMode="External"/><Relationship Id="rId55" Type="http://schemas.openxmlformats.org/officeDocument/2006/relationships/hyperlink" Target="https://www.codecogs.com/eqnedit.php?latex=%5Csum_%7Bf%3D1%7D%5E%7BF_%7BY%7D%7DP_%7BY%2Cf%7D%250" TargetMode="External"/><Relationship Id="rId76" Type="http://schemas.openxmlformats.org/officeDocument/2006/relationships/image" Target="media/image31.png"/><Relationship Id="rId7" Type="http://schemas.microsoft.com/office/2011/relationships/commentsExtended" Target="commentsExtended.xml"/><Relationship Id="rId71" Type="http://schemas.openxmlformats.org/officeDocument/2006/relationships/hyperlink" Target="https://www.codecogs.com/eqnedit.php?latex=m%5E%7B3%7D%250" TargetMode="External"/><Relationship Id="rId2" Type="http://schemas.openxmlformats.org/officeDocument/2006/relationships/settings" Target="settings.xml"/><Relationship Id="rId29" Type="http://schemas.openxmlformats.org/officeDocument/2006/relationships/hyperlink" Target="https://www.codecogs.com/eqnedit.php?latex=c%250" TargetMode="External"/><Relationship Id="rId24" Type="http://schemas.openxmlformats.org/officeDocument/2006/relationships/hyperlink" Target="https://www.codecogs.com/eqnedit.php?latex=W_%7Bs%2Cc%7D%250" TargetMode="External"/><Relationship Id="rId40" Type="http://schemas.openxmlformats.org/officeDocument/2006/relationships/image" Target="media/image15.png"/><Relationship Id="rId45" Type="http://schemas.openxmlformats.org/officeDocument/2006/relationships/hyperlink" Target="https://www.codecogs.com/eqnedit.php?latex=%5Cbar%7BH%7D%250" TargetMode="External"/><Relationship Id="rId66"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TotalTime>
  <Pages>8</Pages>
  <Words>2939</Words>
  <Characters>16754</Characters>
  <Application>Microsoft Office Word</Application>
  <DocSecurity>0</DocSecurity>
  <Lines>139</Lines>
  <Paragraphs>39</Paragraphs>
  <ScaleCrop>false</ScaleCrop>
  <HeadingPairs>
    <vt:vector size="4" baseType="variant">
      <vt:variant>
        <vt:lpstr>タイトル</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19654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Yulong</dc:creator>
  <cp:lastModifiedBy>高　紅霞</cp:lastModifiedBy>
  <cp:revision>2</cp:revision>
  <cp:lastPrinted>2019-09-14T22:48:00Z</cp:lastPrinted>
  <dcterms:created xsi:type="dcterms:W3CDTF">2019-09-15T17:07:00Z</dcterms:created>
  <dcterms:modified xsi:type="dcterms:W3CDTF">2019-09-15T17:07:00Z</dcterms:modified>
</cp:coreProperties>
</file>